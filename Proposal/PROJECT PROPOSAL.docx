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C3B3A7" w14:textId="77777777" w:rsidR="00F9753D" w:rsidRDefault="00F9753D" w:rsidP="00F9753D">
      <w:pPr>
        <w:pStyle w:val="Default"/>
        <w:jc w:val="center"/>
        <w:rPr>
          <w:rFonts w:ascii="Times New Roman" w:hAnsi="Times New Roman" w:cs="Times New Roman"/>
          <w:color w:val="000000" w:themeColor="text1"/>
        </w:rPr>
      </w:pPr>
    </w:p>
    <w:p w14:paraId="59D006E7" w14:textId="77777777" w:rsidR="004275FF" w:rsidRDefault="004275FF" w:rsidP="00F9753D">
      <w:pPr>
        <w:pStyle w:val="Default"/>
        <w:jc w:val="center"/>
        <w:rPr>
          <w:rFonts w:ascii="Times New Roman" w:hAnsi="Times New Roman" w:cs="Times New Roman"/>
          <w:color w:val="000000" w:themeColor="text1"/>
        </w:rPr>
      </w:pPr>
    </w:p>
    <w:p w14:paraId="1CA5A1B7" w14:textId="77777777" w:rsidR="004275FF" w:rsidRDefault="004275FF" w:rsidP="00F9753D">
      <w:pPr>
        <w:pStyle w:val="Default"/>
        <w:jc w:val="center"/>
        <w:rPr>
          <w:rFonts w:ascii="Times New Roman" w:hAnsi="Times New Roman" w:cs="Times New Roman"/>
          <w:color w:val="000000" w:themeColor="text1"/>
        </w:rPr>
      </w:pPr>
    </w:p>
    <w:p w14:paraId="19399C22" w14:textId="77777777" w:rsidR="00F9753D" w:rsidRDefault="00F9753D" w:rsidP="00F9753D">
      <w:pPr>
        <w:pStyle w:val="Default"/>
        <w:jc w:val="center"/>
        <w:rPr>
          <w:rFonts w:ascii="Times New Roman" w:hAnsi="Times New Roman" w:cs="Times New Roman"/>
          <w:color w:val="000000" w:themeColor="text1"/>
        </w:rPr>
      </w:pPr>
    </w:p>
    <w:p w14:paraId="52279619" w14:textId="77777777" w:rsidR="00F9753D" w:rsidRDefault="00F9753D" w:rsidP="00F9753D">
      <w:pPr>
        <w:pStyle w:val="Default"/>
        <w:jc w:val="center"/>
        <w:rPr>
          <w:rFonts w:ascii="Times New Roman" w:hAnsi="Times New Roman" w:cs="Times New Roman"/>
          <w:color w:val="000000" w:themeColor="text1"/>
        </w:rPr>
      </w:pPr>
      <w:r w:rsidRPr="00263E83">
        <w:rPr>
          <w:rFonts w:ascii="Times New Roman" w:hAnsi="Times New Roman" w:cs="Times New Roman"/>
          <w:noProof/>
          <w:color w:val="000000" w:themeColor="text1"/>
        </w:rPr>
        <w:drawing>
          <wp:anchor distT="0" distB="0" distL="114300" distR="114300" simplePos="0" relativeHeight="251658240" behindDoc="0" locked="0" layoutInCell="1" allowOverlap="1" wp14:anchorId="56955BD4" wp14:editId="3AF0BF2A">
            <wp:simplePos x="0" y="0"/>
            <wp:positionH relativeFrom="column">
              <wp:posOffset>2125980</wp:posOffset>
            </wp:positionH>
            <wp:positionV relativeFrom="paragraph">
              <wp:posOffset>-712470</wp:posOffset>
            </wp:positionV>
            <wp:extent cx="1419225" cy="1362075"/>
            <wp:effectExtent l="19050" t="0" r="0" b="0"/>
            <wp:wrapSquare wrapText="bothSides"/>
            <wp:docPr id="9" name="Picture 9" descr="Jomo Kenyatta fi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omo Kenyatta final1"/>
                    <pic:cNvPicPr>
                      <a:picLocks noChangeAspect="1" noChangeArrowheads="1"/>
                    </pic:cNvPicPr>
                  </pic:nvPicPr>
                  <pic:blipFill>
                    <a:blip r:embed="rId8"/>
                    <a:srcRect/>
                    <a:stretch>
                      <a:fillRect/>
                    </a:stretch>
                  </pic:blipFill>
                  <pic:spPr bwMode="auto">
                    <a:xfrm>
                      <a:off x="0" y="0"/>
                      <a:ext cx="1414780" cy="1362075"/>
                    </a:xfrm>
                    <a:prstGeom prst="rect">
                      <a:avLst/>
                    </a:prstGeom>
                    <a:noFill/>
                    <a:ln w="9525">
                      <a:noFill/>
                      <a:miter lim="800000"/>
                      <a:headEnd/>
                      <a:tailEnd/>
                    </a:ln>
                  </pic:spPr>
                </pic:pic>
              </a:graphicData>
            </a:graphic>
          </wp:anchor>
        </w:drawing>
      </w:r>
    </w:p>
    <w:p w14:paraId="53B61D70" w14:textId="77777777" w:rsidR="00F9753D" w:rsidRDefault="00F9753D" w:rsidP="00F9753D">
      <w:pPr>
        <w:pStyle w:val="Default"/>
        <w:jc w:val="center"/>
        <w:rPr>
          <w:rFonts w:ascii="Times New Roman" w:hAnsi="Times New Roman" w:cs="Times New Roman"/>
          <w:color w:val="000000" w:themeColor="text1"/>
        </w:rPr>
      </w:pPr>
    </w:p>
    <w:p w14:paraId="0C944229" w14:textId="77777777" w:rsidR="00F9753D" w:rsidRPr="007032FF" w:rsidRDefault="00F9753D" w:rsidP="00F9753D">
      <w:pPr>
        <w:pStyle w:val="Default"/>
        <w:jc w:val="center"/>
        <w:rPr>
          <w:rFonts w:ascii="Times New Roman" w:hAnsi="Times New Roman" w:cs="Times New Roman"/>
          <w:color w:val="000000" w:themeColor="text1"/>
        </w:rPr>
      </w:pPr>
    </w:p>
    <w:p w14:paraId="2EBAC4A9" w14:textId="77777777" w:rsidR="00F9753D" w:rsidRDefault="00F9753D" w:rsidP="00F9753D">
      <w:pPr>
        <w:autoSpaceDE w:val="0"/>
        <w:autoSpaceDN w:val="0"/>
        <w:adjustRightInd w:val="0"/>
        <w:jc w:val="center"/>
        <w:rPr>
          <w:color w:val="000000" w:themeColor="text1"/>
        </w:rPr>
      </w:pPr>
    </w:p>
    <w:p w14:paraId="4E174FDA" w14:textId="77777777" w:rsidR="00F9753D" w:rsidRPr="00263E83" w:rsidRDefault="00F9753D" w:rsidP="00F9753D">
      <w:pPr>
        <w:autoSpaceDE w:val="0"/>
        <w:autoSpaceDN w:val="0"/>
        <w:adjustRightInd w:val="0"/>
        <w:jc w:val="center"/>
        <w:rPr>
          <w:color w:val="000000" w:themeColor="text1"/>
        </w:rPr>
      </w:pPr>
    </w:p>
    <w:p w14:paraId="6F5F2A78" w14:textId="77777777" w:rsidR="00F9753D" w:rsidRPr="00524FAA" w:rsidRDefault="00F9753D">
      <w:pPr>
        <w:autoSpaceDE w:val="0"/>
        <w:autoSpaceDN w:val="0"/>
        <w:adjustRightInd w:val="0"/>
        <w:jc w:val="center"/>
        <w:rPr>
          <w:b/>
          <w:bCs/>
          <w:color w:val="000000" w:themeColor="text1"/>
          <w:rPrChange w:id="0" w:author="Kerry Anne" w:date="2018-02-06T12:25:00Z">
            <w:rPr/>
          </w:rPrChange>
        </w:rPr>
      </w:pPr>
      <w:r w:rsidRPr="00B23F9F">
        <w:rPr>
          <w:b/>
          <w:bCs/>
          <w:color w:val="000000" w:themeColor="text1"/>
        </w:rPr>
        <w:t>JOMO KENYATTA UNIVERSITY OF AGRICULTURE AND TECHNOLOGY</w:t>
      </w:r>
    </w:p>
    <w:p w14:paraId="30ED3A5A" w14:textId="77777777" w:rsidR="00F9753D" w:rsidRPr="00263E83" w:rsidRDefault="00F9753D" w:rsidP="00F9753D">
      <w:pPr>
        <w:autoSpaceDE w:val="0"/>
        <w:autoSpaceDN w:val="0"/>
        <w:adjustRightInd w:val="0"/>
        <w:jc w:val="center"/>
        <w:rPr>
          <w:b/>
          <w:color w:val="000000" w:themeColor="text1"/>
        </w:rPr>
      </w:pPr>
    </w:p>
    <w:p w14:paraId="17E452CF" w14:textId="77777777" w:rsidR="00F9753D" w:rsidRPr="00524FAA" w:rsidRDefault="00F9753D">
      <w:pPr>
        <w:autoSpaceDE w:val="0"/>
        <w:autoSpaceDN w:val="0"/>
        <w:adjustRightInd w:val="0"/>
        <w:jc w:val="center"/>
        <w:rPr>
          <w:b/>
          <w:bCs/>
          <w:color w:val="000000" w:themeColor="text1"/>
          <w:rPrChange w:id="1" w:author="Kerry Anne" w:date="2018-02-06T12:25:00Z">
            <w:rPr/>
          </w:rPrChange>
        </w:rPr>
      </w:pPr>
      <w:r w:rsidRPr="00B23F9F">
        <w:rPr>
          <w:b/>
          <w:bCs/>
          <w:color w:val="000000" w:themeColor="text1"/>
        </w:rPr>
        <w:t>SCHOOL OF ELECTRICAL, ELECTRONIC AND INFORMATION ENGINEERING</w:t>
      </w:r>
    </w:p>
    <w:p w14:paraId="2D4986F3" w14:textId="77777777" w:rsidR="00F9753D" w:rsidRPr="00263E83" w:rsidRDefault="00F9753D" w:rsidP="00F9753D">
      <w:pPr>
        <w:autoSpaceDE w:val="0"/>
        <w:autoSpaceDN w:val="0"/>
        <w:adjustRightInd w:val="0"/>
        <w:jc w:val="center"/>
        <w:rPr>
          <w:b/>
          <w:color w:val="000000" w:themeColor="text1"/>
          <w:sz w:val="32"/>
        </w:rPr>
      </w:pPr>
    </w:p>
    <w:p w14:paraId="78CAD125" w14:textId="77777777" w:rsidR="00F9753D" w:rsidRPr="00EC5A31" w:rsidRDefault="00F9753D">
      <w:pPr>
        <w:autoSpaceDE w:val="0"/>
        <w:autoSpaceDN w:val="0"/>
        <w:adjustRightInd w:val="0"/>
        <w:jc w:val="center"/>
        <w:rPr>
          <w:b/>
          <w:bCs/>
          <w:color w:val="000000" w:themeColor="text1"/>
          <w:rPrChange w:id="2" w:author="Kerry Anne" w:date="2018-02-06T12:25:00Z">
            <w:rPr/>
          </w:rPrChange>
        </w:rPr>
      </w:pPr>
      <w:r w:rsidRPr="00B23F9F">
        <w:rPr>
          <w:b/>
          <w:bCs/>
          <w:color w:val="000000" w:themeColor="text1"/>
        </w:rPr>
        <w:t>DEPARTMENT OF TELECOMMUNICATION AND INFORMATION ENGINEERING</w:t>
      </w:r>
    </w:p>
    <w:p w14:paraId="17C6737A" w14:textId="77777777" w:rsidR="00F9753D" w:rsidRPr="00263E83" w:rsidRDefault="00F9753D" w:rsidP="00F9753D">
      <w:pPr>
        <w:autoSpaceDE w:val="0"/>
        <w:autoSpaceDN w:val="0"/>
        <w:adjustRightInd w:val="0"/>
        <w:jc w:val="center"/>
        <w:rPr>
          <w:b/>
          <w:bCs/>
          <w:color w:val="000000" w:themeColor="text1"/>
          <w:sz w:val="36"/>
          <w:szCs w:val="36"/>
        </w:rPr>
      </w:pPr>
    </w:p>
    <w:p w14:paraId="3348CCB0" w14:textId="0192808F" w:rsidR="00F9753D" w:rsidRPr="00EC5A31" w:rsidRDefault="000E727F">
      <w:pPr>
        <w:tabs>
          <w:tab w:val="left" w:pos="1650"/>
          <w:tab w:val="center" w:pos="4464"/>
        </w:tabs>
        <w:autoSpaceDE w:val="0"/>
        <w:autoSpaceDN w:val="0"/>
        <w:adjustRightInd w:val="0"/>
        <w:rPr>
          <w:b/>
          <w:bCs/>
          <w:color w:val="000000" w:themeColor="text1"/>
          <w:rPrChange w:id="3" w:author="Kerry Anne" w:date="2018-02-06T12:25:00Z">
            <w:rPr/>
          </w:rPrChange>
        </w:rPr>
        <w:pPrChange w:id="4" w:author="user" w:date="2018-02-06T16:41:00Z">
          <w:pPr>
            <w:autoSpaceDE w:val="0"/>
            <w:autoSpaceDN w:val="0"/>
            <w:adjustRightInd w:val="0"/>
            <w:jc w:val="center"/>
          </w:pPr>
        </w:pPrChange>
      </w:pPr>
      <w:ins w:id="5" w:author="user" w:date="2018-02-06T16:41:00Z">
        <w:r>
          <w:rPr>
            <w:b/>
            <w:bCs/>
            <w:color w:val="000000" w:themeColor="text1"/>
          </w:rPr>
          <w:tab/>
        </w:r>
        <w:r>
          <w:rPr>
            <w:b/>
            <w:bCs/>
            <w:color w:val="000000" w:themeColor="text1"/>
          </w:rPr>
          <w:tab/>
        </w:r>
      </w:ins>
      <w:r w:rsidR="00F9753D" w:rsidRPr="00B23F9F">
        <w:rPr>
          <w:b/>
          <w:bCs/>
          <w:color w:val="000000" w:themeColor="text1"/>
        </w:rPr>
        <w:t xml:space="preserve"> PROJECT PROPOSAL</w:t>
      </w:r>
    </w:p>
    <w:p w14:paraId="0AE14CB7" w14:textId="77777777" w:rsidR="00F9753D" w:rsidRPr="00263E83" w:rsidRDefault="00F9753D" w:rsidP="00F9753D">
      <w:pPr>
        <w:autoSpaceDE w:val="0"/>
        <w:autoSpaceDN w:val="0"/>
        <w:adjustRightInd w:val="0"/>
        <w:jc w:val="center"/>
        <w:rPr>
          <w:b/>
          <w:color w:val="000000" w:themeColor="text1"/>
        </w:rPr>
      </w:pPr>
    </w:p>
    <w:p w14:paraId="0048B49E" w14:textId="77777777" w:rsidR="00F9753D" w:rsidRPr="00263E83" w:rsidRDefault="00F9753D" w:rsidP="00F9753D">
      <w:pPr>
        <w:pStyle w:val="Default"/>
        <w:rPr>
          <w:rFonts w:ascii="Times New Roman" w:hAnsi="Times New Roman" w:cs="Times New Roman"/>
          <w:sz w:val="28"/>
        </w:rPr>
      </w:pPr>
    </w:p>
    <w:p w14:paraId="267317D9" w14:textId="77777777" w:rsidR="00D711AF" w:rsidRDefault="008D7BE1">
      <w:pPr>
        <w:autoSpaceDE w:val="0"/>
        <w:autoSpaceDN w:val="0"/>
        <w:adjustRightInd w:val="0"/>
        <w:jc w:val="center"/>
        <w:rPr>
          <w:b/>
          <w:bCs/>
          <w:sz w:val="36"/>
          <w:szCs w:val="36"/>
          <w:rPrChange w:id="6" w:author="Kerry Anne" w:date="2018-02-06T12:25:00Z">
            <w:rPr/>
          </w:rPrChange>
        </w:rPr>
      </w:pPr>
      <w:r w:rsidRPr="00B23F9F">
        <w:rPr>
          <w:b/>
          <w:bCs/>
          <w:sz w:val="36"/>
          <w:szCs w:val="36"/>
        </w:rPr>
        <w:t>BETA</w:t>
      </w:r>
      <w:r w:rsidR="00F9753D" w:rsidRPr="00B23F9F">
        <w:rPr>
          <w:b/>
          <w:bCs/>
          <w:sz w:val="36"/>
          <w:szCs w:val="36"/>
        </w:rPr>
        <w:t xml:space="preserve"> </w:t>
      </w:r>
      <w:r w:rsidRPr="00B23F9F">
        <w:rPr>
          <w:b/>
          <w:bCs/>
          <w:sz w:val="36"/>
          <w:szCs w:val="36"/>
        </w:rPr>
        <w:t>CLIFFORD</w:t>
      </w:r>
      <w:r w:rsidR="00F9753D" w:rsidRPr="00B23F9F">
        <w:rPr>
          <w:b/>
          <w:bCs/>
          <w:sz w:val="36"/>
          <w:szCs w:val="36"/>
        </w:rPr>
        <w:t xml:space="preserve"> </w:t>
      </w:r>
      <w:r w:rsidRPr="00341001">
        <w:rPr>
          <w:b/>
          <w:sz w:val="36"/>
          <w:szCs w:val="36"/>
        </w:rPr>
        <w:t>WILSON</w:t>
      </w:r>
      <w:r w:rsidR="005E2335" w:rsidRPr="006808C4">
        <w:rPr>
          <w:b/>
          <w:sz w:val="36"/>
          <w:szCs w:val="36"/>
        </w:rPr>
        <w:t xml:space="preserve">  </w:t>
      </w:r>
    </w:p>
    <w:p w14:paraId="13FEEE3E" w14:textId="28669E8C" w:rsidR="005E2335" w:rsidRPr="005342FD" w:rsidRDefault="005E2335">
      <w:pPr>
        <w:autoSpaceDE w:val="0"/>
        <w:autoSpaceDN w:val="0"/>
        <w:adjustRightInd w:val="0"/>
        <w:jc w:val="center"/>
        <w:rPr>
          <w:b/>
          <w:bCs/>
          <w:sz w:val="36"/>
          <w:szCs w:val="36"/>
          <w:rPrChange w:id="7" w:author="Kerry Anne" w:date="2018-02-06T12:25:00Z">
            <w:rPr/>
          </w:rPrChange>
        </w:rPr>
      </w:pPr>
      <w:r w:rsidRPr="00B23F9F">
        <w:rPr>
          <w:b/>
          <w:bCs/>
          <w:sz w:val="36"/>
          <w:szCs w:val="36"/>
        </w:rPr>
        <w:t xml:space="preserve"> EN273-0628/2013</w:t>
      </w:r>
    </w:p>
    <w:p w14:paraId="0045C45B" w14:textId="33B3CE52" w:rsidR="00F9753D" w:rsidRDefault="00F9753D" w:rsidP="00F9753D">
      <w:pPr>
        <w:pStyle w:val="Default"/>
        <w:jc w:val="center"/>
        <w:rPr>
          <w:rFonts w:ascii="Times New Roman" w:hAnsi="Times New Roman" w:cs="Times New Roman"/>
          <w:b/>
          <w:bCs/>
          <w:sz w:val="36"/>
          <w:szCs w:val="22"/>
        </w:rPr>
      </w:pPr>
    </w:p>
    <w:p w14:paraId="03DD3BFA" w14:textId="6DF17EFA" w:rsidR="00D711AF" w:rsidRDefault="00363650">
      <w:pPr>
        <w:autoSpaceDE w:val="0"/>
        <w:autoSpaceDN w:val="0"/>
        <w:adjustRightInd w:val="0"/>
        <w:jc w:val="center"/>
        <w:rPr>
          <w:b/>
          <w:bCs/>
          <w:sz w:val="36"/>
          <w:szCs w:val="36"/>
          <w:rPrChange w:id="8" w:author="Kerry Anne" w:date="2018-02-06T12:25:00Z">
            <w:rPr/>
          </w:rPrChange>
        </w:rPr>
      </w:pPr>
      <w:r w:rsidRPr="00B23F9F">
        <w:rPr>
          <w:b/>
          <w:bCs/>
          <w:sz w:val="36"/>
          <w:szCs w:val="36"/>
        </w:rPr>
        <w:t>ANNE</w:t>
      </w:r>
      <w:r w:rsidR="0064680A" w:rsidRPr="00B23F9F">
        <w:rPr>
          <w:b/>
          <w:bCs/>
          <w:sz w:val="36"/>
          <w:szCs w:val="36"/>
        </w:rPr>
        <w:t xml:space="preserve"> </w:t>
      </w:r>
      <w:r w:rsidRPr="00B23F9F">
        <w:rPr>
          <w:b/>
          <w:bCs/>
          <w:sz w:val="36"/>
          <w:szCs w:val="36"/>
        </w:rPr>
        <w:t>OKEMWA</w:t>
      </w:r>
      <w:r w:rsidR="0064680A" w:rsidRPr="00B23F9F">
        <w:rPr>
          <w:b/>
          <w:bCs/>
          <w:sz w:val="36"/>
          <w:szCs w:val="36"/>
        </w:rPr>
        <w:t xml:space="preserve"> </w:t>
      </w:r>
    </w:p>
    <w:p w14:paraId="370E020E" w14:textId="76FBA0ED" w:rsidR="005E2335" w:rsidRPr="00263E83" w:rsidRDefault="005E2335" w:rsidP="005E2335">
      <w:pPr>
        <w:autoSpaceDE w:val="0"/>
        <w:autoSpaceDN w:val="0"/>
        <w:adjustRightInd w:val="0"/>
        <w:jc w:val="center"/>
        <w:rPr>
          <w:color w:val="000000" w:themeColor="text1"/>
          <w:sz w:val="36"/>
          <w:szCs w:val="36"/>
        </w:rPr>
      </w:pPr>
      <w:r w:rsidRPr="00B23F9F">
        <w:rPr>
          <w:b/>
          <w:bCs/>
          <w:sz w:val="36"/>
          <w:szCs w:val="36"/>
        </w:rPr>
        <w:t>EN273-</w:t>
      </w:r>
      <w:r w:rsidR="29AB9558" w:rsidRPr="29AB9558">
        <w:rPr>
          <w:b/>
          <w:bCs/>
          <w:sz w:val="36"/>
          <w:szCs w:val="36"/>
        </w:rPr>
        <w:t>6120</w:t>
      </w:r>
      <w:r w:rsidRPr="00B23F9F">
        <w:rPr>
          <w:b/>
          <w:bCs/>
          <w:sz w:val="36"/>
          <w:szCs w:val="36"/>
        </w:rPr>
        <w:t>/</w:t>
      </w:r>
      <w:r w:rsidR="0025261C" w:rsidRPr="00B23F9F">
        <w:rPr>
          <w:b/>
          <w:bCs/>
          <w:sz w:val="36"/>
          <w:szCs w:val="36"/>
        </w:rPr>
        <w:t>2014</w:t>
      </w:r>
    </w:p>
    <w:p w14:paraId="033BFC70" w14:textId="439144ED" w:rsidR="0064680A" w:rsidRDefault="0064680A" w:rsidP="005E2335">
      <w:pPr>
        <w:pStyle w:val="Default"/>
        <w:ind w:firstLine="720"/>
        <w:rPr>
          <w:rFonts w:ascii="Times New Roman" w:hAnsi="Times New Roman" w:cs="Times New Roman"/>
          <w:b/>
          <w:bCs/>
          <w:sz w:val="36"/>
          <w:szCs w:val="22"/>
        </w:rPr>
      </w:pPr>
    </w:p>
    <w:p w14:paraId="2F4FF7D5" w14:textId="77777777" w:rsidR="0064680A" w:rsidRPr="00263E83" w:rsidRDefault="0064680A" w:rsidP="0064680A">
      <w:pPr>
        <w:pStyle w:val="Default"/>
        <w:jc w:val="center"/>
        <w:rPr>
          <w:rFonts w:ascii="Times New Roman" w:hAnsi="Times New Roman" w:cs="Times New Roman"/>
          <w:sz w:val="36"/>
          <w:szCs w:val="22"/>
        </w:rPr>
      </w:pPr>
    </w:p>
    <w:p w14:paraId="7F8B57B9" w14:textId="17AD74FB" w:rsidR="00F9753D" w:rsidRPr="00263E83" w:rsidRDefault="00F9753D" w:rsidP="0064680A">
      <w:pPr>
        <w:pStyle w:val="Default"/>
        <w:tabs>
          <w:tab w:val="left" w:pos="1500"/>
        </w:tabs>
        <w:rPr>
          <w:rFonts w:ascii="Times New Roman" w:hAnsi="Times New Roman" w:cs="Times New Roman"/>
          <w:color w:val="000000" w:themeColor="text1"/>
          <w:sz w:val="28"/>
        </w:rPr>
      </w:pPr>
    </w:p>
    <w:p w14:paraId="1FB1560F" w14:textId="77777777" w:rsidR="00F9753D" w:rsidRDefault="00F9753D" w:rsidP="00F9753D">
      <w:pPr>
        <w:pStyle w:val="Default"/>
      </w:pPr>
    </w:p>
    <w:p w14:paraId="713F4F0B" w14:textId="14870621" w:rsidR="00F9753D" w:rsidRPr="00524FAA" w:rsidRDefault="0029415A">
      <w:pPr>
        <w:autoSpaceDE w:val="0"/>
        <w:autoSpaceDN w:val="0"/>
        <w:adjustRightInd w:val="0"/>
        <w:jc w:val="center"/>
        <w:rPr>
          <w:b/>
          <w:bCs/>
          <w:color w:val="000000" w:themeColor="text1"/>
          <w:rPrChange w:id="9" w:author="Kerry Anne" w:date="2018-02-06T12:25:00Z">
            <w:rPr/>
          </w:rPrChange>
        </w:rPr>
      </w:pPr>
      <w:r w:rsidRPr="00B23F9F">
        <w:rPr>
          <w:b/>
          <w:bCs/>
          <w:color w:val="000000" w:themeColor="text1"/>
        </w:rPr>
        <w:t>ADAPTIVE BEAMFORMING FOR FUTURE INTELLIGENT TRANSPORTATION SYSTEMS</w:t>
      </w:r>
    </w:p>
    <w:p w14:paraId="24C851C8" w14:textId="77777777" w:rsidR="00F9753D" w:rsidRDefault="00F9753D" w:rsidP="00F9753D">
      <w:pPr>
        <w:pStyle w:val="Default"/>
        <w:jc w:val="center"/>
        <w:rPr>
          <w:rFonts w:ascii="Times New Roman" w:hAnsi="Times New Roman" w:cs="Times New Roman"/>
          <w:color w:val="000000" w:themeColor="text1"/>
          <w:sz w:val="28"/>
        </w:rPr>
      </w:pPr>
    </w:p>
    <w:p w14:paraId="07CF49BF" w14:textId="77777777" w:rsidR="004275FF" w:rsidRDefault="004275FF" w:rsidP="00D711AF">
      <w:pPr>
        <w:pStyle w:val="Default"/>
        <w:rPr>
          <w:rFonts w:ascii="Times New Roman" w:hAnsi="Times New Roman" w:cs="Times New Roman"/>
          <w:color w:val="000000" w:themeColor="text1"/>
          <w:sz w:val="28"/>
        </w:rPr>
      </w:pPr>
    </w:p>
    <w:p w14:paraId="339B9744" w14:textId="1A70949C" w:rsidR="00417047" w:rsidRPr="00417047" w:rsidRDefault="004275FF" w:rsidP="00417047">
      <w:pPr>
        <w:pStyle w:val="Default"/>
        <w:jc w:val="center"/>
        <w:rPr>
          <w:rFonts w:ascii="Times New Roman" w:hAnsi="Times New Roman" w:cs="Times New Roman"/>
          <w:rPrChange w:id="10" w:author="clifford beta" w:date="2018-01-08T12:50:00Z">
            <w:rPr>
              <w:rFonts w:ascii="Times New Roman" w:hAnsi="Times New Roman" w:cs="Times New Roman"/>
              <w:color w:val="000000" w:themeColor="text1"/>
              <w:sz w:val="28"/>
            </w:rPr>
          </w:rPrChange>
        </w:rPr>
      </w:pPr>
      <w:r w:rsidRPr="004275FF">
        <w:rPr>
          <w:rFonts w:ascii="Times New Roman" w:hAnsi="Times New Roman" w:cs="Times New Roman"/>
        </w:rPr>
        <w:t xml:space="preserve">A research proposal submitted to the Department of Telecommunication and Information Engineering in partial fulfillment of the requirements for the award of the degree of </w:t>
      </w:r>
      <w:r>
        <w:rPr>
          <w:rFonts w:ascii="Times New Roman" w:hAnsi="Times New Roman" w:cs="Times New Roman"/>
        </w:rPr>
        <w:t>Bachelor of Science</w:t>
      </w:r>
      <w:r w:rsidRPr="004275FF">
        <w:rPr>
          <w:rFonts w:ascii="Times New Roman" w:hAnsi="Times New Roman" w:cs="Times New Roman"/>
        </w:rPr>
        <w:t xml:space="preserve"> in Telecommunication</w:t>
      </w:r>
      <w:r w:rsidR="009E46AC">
        <w:rPr>
          <w:rFonts w:ascii="Times New Roman" w:hAnsi="Times New Roman" w:cs="Times New Roman"/>
        </w:rPr>
        <w:t xml:space="preserve"> and Information</w:t>
      </w:r>
      <w:r w:rsidRPr="004275FF">
        <w:rPr>
          <w:rFonts w:ascii="Times New Roman" w:hAnsi="Times New Roman" w:cs="Times New Roman"/>
        </w:rPr>
        <w:t xml:space="preserve"> Engineering.</w:t>
      </w:r>
      <w:del w:id="11" w:author="clifford beta" w:date="2018-01-08T12:50:00Z">
        <w:r w:rsidR="00417047" w:rsidDel="00417047">
          <w:rPr>
            <w:rFonts w:ascii="Times New Roman" w:hAnsi="Times New Roman" w:cs="Times New Roman"/>
            <w:color w:val="000000" w:themeColor="text1"/>
            <w:sz w:val="28"/>
          </w:rPr>
          <w:delText>ndjkdn</w:delText>
        </w:r>
      </w:del>
    </w:p>
    <w:p w14:paraId="3B755CCE" w14:textId="77777777" w:rsidR="00F9753D" w:rsidRDefault="00F9753D" w:rsidP="004275FF">
      <w:pPr>
        <w:pStyle w:val="Default"/>
        <w:rPr>
          <w:rFonts w:ascii="Times New Roman" w:hAnsi="Times New Roman" w:cs="Times New Roman"/>
          <w:color w:val="000000" w:themeColor="text1"/>
          <w:sz w:val="28"/>
        </w:rPr>
      </w:pPr>
    </w:p>
    <w:p w14:paraId="20761D7C" w14:textId="77777777" w:rsidR="004275FF" w:rsidRDefault="004275FF" w:rsidP="004275FF">
      <w:pPr>
        <w:pStyle w:val="Default"/>
        <w:rPr>
          <w:rFonts w:ascii="Times New Roman" w:hAnsi="Times New Roman" w:cs="Times New Roman"/>
          <w:color w:val="000000" w:themeColor="text1"/>
          <w:sz w:val="28"/>
        </w:rPr>
      </w:pPr>
    </w:p>
    <w:p w14:paraId="6E55DEEF" w14:textId="77777777" w:rsidR="004275FF" w:rsidRDefault="004275FF" w:rsidP="004275FF">
      <w:pPr>
        <w:pStyle w:val="Default"/>
        <w:rPr>
          <w:rFonts w:ascii="Times New Roman" w:hAnsi="Times New Roman" w:cs="Times New Roman"/>
          <w:color w:val="000000" w:themeColor="text1"/>
          <w:sz w:val="28"/>
        </w:rPr>
      </w:pPr>
    </w:p>
    <w:p w14:paraId="6F565C33" w14:textId="77777777" w:rsidR="004275FF" w:rsidRPr="004275FF" w:rsidRDefault="004275FF" w:rsidP="004275FF">
      <w:pPr>
        <w:pStyle w:val="Default"/>
        <w:rPr>
          <w:rFonts w:ascii="Times New Roman" w:hAnsi="Times New Roman" w:cs="Times New Roman"/>
          <w:color w:val="000000" w:themeColor="text1"/>
          <w:sz w:val="28"/>
        </w:rPr>
      </w:pPr>
    </w:p>
    <w:p w14:paraId="5F1C0796" w14:textId="07E2300D" w:rsidR="00F9753D" w:rsidRPr="00EC5A31" w:rsidRDefault="008B0105" w:rsidP="00F9753D">
      <w:pPr>
        <w:autoSpaceDE w:val="0"/>
        <w:autoSpaceDN w:val="0"/>
        <w:adjustRightInd w:val="0"/>
        <w:jc w:val="center"/>
        <w:rPr>
          <w:b/>
          <w:color w:val="000000" w:themeColor="text1"/>
        </w:rPr>
      </w:pPr>
      <w:r w:rsidRPr="00840844">
        <w:rPr>
          <w:b/>
          <w:color w:val="000000" w:themeColor="text1"/>
        </w:rPr>
        <w:t>Janua</w:t>
      </w:r>
      <w:r w:rsidRPr="00524FAA">
        <w:rPr>
          <w:b/>
          <w:color w:val="000000" w:themeColor="text1"/>
        </w:rPr>
        <w:t>ry 2018</w:t>
      </w:r>
    </w:p>
    <w:p w14:paraId="515BF775" w14:textId="77777777" w:rsidR="00F9753D" w:rsidRPr="00F9753D" w:rsidRDefault="00F9753D" w:rsidP="00F9753D">
      <w:pPr>
        <w:rPr>
          <w:lang w:bidi="en-US"/>
        </w:rPr>
      </w:pPr>
    </w:p>
    <w:p w14:paraId="503127E8" w14:textId="77777777" w:rsidR="004D0175" w:rsidRPr="007032FF" w:rsidRDefault="00300A3E" w:rsidP="00D711AF">
      <w:pPr>
        <w:pStyle w:val="Heading1"/>
        <w:numPr>
          <w:ilvl w:val="0"/>
          <w:numId w:val="0"/>
        </w:numPr>
        <w:rPr>
          <w:color w:val="000000" w:themeColor="text1"/>
        </w:rPr>
      </w:pPr>
      <w:bookmarkStart w:id="12" w:name="_Toc392095794"/>
      <w:r w:rsidRPr="007032FF">
        <w:rPr>
          <w:color w:val="000000" w:themeColor="text1"/>
        </w:rPr>
        <w:t>DECLARATION</w:t>
      </w:r>
      <w:bookmarkEnd w:id="12"/>
      <w:r w:rsidRPr="007032FF">
        <w:rPr>
          <w:color w:val="000000" w:themeColor="text1"/>
        </w:rPr>
        <w:t xml:space="preserve"> </w:t>
      </w:r>
    </w:p>
    <w:p w14:paraId="5AC9305C" w14:textId="258C8757" w:rsidR="00D711A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This </w:t>
      </w:r>
      <w:r w:rsidR="004275FF">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is my original work</w:t>
      </w:r>
      <w:r w:rsidR="000362F0" w:rsidRPr="007032FF">
        <w:rPr>
          <w:rFonts w:ascii="Times New Roman" w:hAnsi="Times New Roman" w:cs="Times New Roman"/>
          <w:color w:val="000000" w:themeColor="text1"/>
        </w:rPr>
        <w:t>, except where due acknowledgement is made in the text,</w:t>
      </w:r>
      <w:r w:rsidRPr="007032FF">
        <w:rPr>
          <w:rFonts w:ascii="Times New Roman" w:hAnsi="Times New Roman" w:cs="Times New Roman"/>
          <w:color w:val="000000" w:themeColor="text1"/>
        </w:rPr>
        <w:t xml:space="preserve"> and</w:t>
      </w:r>
      <w:r w:rsidR="000362F0" w:rsidRPr="007032FF">
        <w:rPr>
          <w:rFonts w:ascii="Times New Roman" w:hAnsi="Times New Roman" w:cs="Times New Roman"/>
          <w:color w:val="000000" w:themeColor="text1"/>
        </w:rPr>
        <w:t xml:space="preserve"> to the best of</w:t>
      </w:r>
      <w:r w:rsidR="00F4111A" w:rsidRPr="007032FF">
        <w:rPr>
          <w:rFonts w:ascii="Times New Roman" w:hAnsi="Times New Roman" w:cs="Times New Roman"/>
          <w:color w:val="000000" w:themeColor="text1"/>
        </w:rPr>
        <w:t xml:space="preserve"> my</w:t>
      </w:r>
      <w:r w:rsidR="000362F0" w:rsidRPr="007032FF">
        <w:rPr>
          <w:rFonts w:ascii="Times New Roman" w:hAnsi="Times New Roman" w:cs="Times New Roman"/>
          <w:color w:val="000000" w:themeColor="text1"/>
        </w:rPr>
        <w:t xml:space="preserve"> knowle</w:t>
      </w:r>
      <w:r w:rsidR="000E65C9" w:rsidRPr="007032FF">
        <w:rPr>
          <w:rFonts w:ascii="Times New Roman" w:hAnsi="Times New Roman" w:cs="Times New Roman"/>
          <w:color w:val="000000" w:themeColor="text1"/>
        </w:rPr>
        <w:t xml:space="preserve">dge has not been previously submitted to </w:t>
      </w:r>
      <w:proofErr w:type="spellStart"/>
      <w:r w:rsidR="000E65C9" w:rsidRPr="007032FF">
        <w:rPr>
          <w:rFonts w:ascii="Times New Roman" w:hAnsi="Times New Roman" w:cs="Times New Roman"/>
          <w:color w:val="000000" w:themeColor="text1"/>
        </w:rPr>
        <w:t>Jomo</w:t>
      </w:r>
      <w:proofErr w:type="spellEnd"/>
      <w:r w:rsidR="000E65C9" w:rsidRPr="007032FF">
        <w:rPr>
          <w:rFonts w:ascii="Times New Roman" w:hAnsi="Times New Roman" w:cs="Times New Roman"/>
          <w:color w:val="000000" w:themeColor="text1"/>
        </w:rPr>
        <w:t xml:space="preserve"> Kenyatta University of Agriculture and Technology or any other institution for the award of a degree or diploma.</w:t>
      </w:r>
      <w:r w:rsidRPr="007032FF">
        <w:rPr>
          <w:rFonts w:ascii="Times New Roman" w:hAnsi="Times New Roman" w:cs="Times New Roman"/>
          <w:color w:val="000000" w:themeColor="text1"/>
        </w:rPr>
        <w:t xml:space="preserve"> </w:t>
      </w:r>
    </w:p>
    <w:p w14:paraId="3B55C9D5"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669FBAE8" w14:textId="3320F99E" w:rsidR="00F4111A" w:rsidRPr="007032FF" w:rsidRDefault="009A3A4A" w:rsidP="001F3423">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BETA</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CLIFFORD</w:t>
      </w:r>
      <w:r w:rsidR="00B02434">
        <w:rPr>
          <w:rFonts w:ascii="Times New Roman" w:hAnsi="Times New Roman" w:cs="Times New Roman"/>
          <w:color w:val="000000" w:themeColor="text1"/>
        </w:rPr>
        <w:t xml:space="preserve"> </w:t>
      </w:r>
      <w:r w:rsidR="00363650">
        <w:rPr>
          <w:rFonts w:ascii="Times New Roman" w:hAnsi="Times New Roman" w:cs="Times New Roman"/>
          <w:color w:val="000000" w:themeColor="text1"/>
        </w:rPr>
        <w:t>WILSON</w:t>
      </w:r>
    </w:p>
    <w:p w14:paraId="18D24A93" w14:textId="7F094320" w:rsidR="00F4111A" w:rsidRPr="008344EB" w:rsidRDefault="009A3A4A" w:rsidP="00F4111A">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REG. No.:</w:t>
      </w:r>
      <w:r w:rsidRPr="007032FF">
        <w:rPr>
          <w:rFonts w:ascii="Times New Roman" w:hAnsi="Times New Roman" w:cs="Times New Roman"/>
          <w:color w:val="000000" w:themeColor="text1"/>
        </w:rPr>
        <w:tab/>
      </w:r>
      <w:r w:rsidR="00F4111A" w:rsidRPr="00AD2E99">
        <w:rPr>
          <w:rFonts w:ascii="Times New Roman" w:hAnsi="Times New Roman" w:cs="Times New Roman"/>
          <w:color w:val="000000" w:themeColor="text1"/>
        </w:rPr>
        <w:t>EN</w:t>
      </w:r>
      <w:r w:rsidR="00B02434" w:rsidRPr="008344EB">
        <w:rPr>
          <w:rFonts w:ascii="Times New Roman" w:hAnsi="Times New Roman" w:cs="Times New Roman"/>
          <w:color w:val="000000" w:themeColor="text1"/>
        </w:rPr>
        <w:t>2</w:t>
      </w:r>
      <w:r w:rsidR="00F4111A" w:rsidRPr="008344EB">
        <w:rPr>
          <w:rFonts w:ascii="Times New Roman" w:hAnsi="Times New Roman" w:cs="Times New Roman"/>
          <w:color w:val="000000" w:themeColor="text1"/>
        </w:rPr>
        <w:t>73-0</w:t>
      </w:r>
      <w:r w:rsidR="00363650" w:rsidRPr="008344EB">
        <w:rPr>
          <w:rFonts w:ascii="Times New Roman" w:hAnsi="Times New Roman" w:cs="Times New Roman"/>
          <w:color w:val="000000" w:themeColor="text1"/>
        </w:rPr>
        <w:t>628</w:t>
      </w:r>
      <w:r w:rsidR="00F4111A" w:rsidRPr="008344EB">
        <w:rPr>
          <w:rFonts w:ascii="Times New Roman" w:hAnsi="Times New Roman" w:cs="Times New Roman"/>
          <w:color w:val="000000" w:themeColor="text1"/>
        </w:rPr>
        <w:t>/20</w:t>
      </w:r>
      <w:r w:rsidR="00363650" w:rsidRPr="008344EB">
        <w:rPr>
          <w:rFonts w:ascii="Times New Roman" w:hAnsi="Times New Roman" w:cs="Times New Roman"/>
          <w:color w:val="000000" w:themeColor="text1"/>
        </w:rPr>
        <w:t>13</w:t>
      </w:r>
    </w:p>
    <w:p w14:paraId="56839948" w14:textId="77777777" w:rsidR="004D0175" w:rsidRDefault="009A3A4A"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SIGNATURE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ab/>
        <w:t>DATE</w:t>
      </w:r>
      <w:r w:rsidR="008A47E1" w:rsidRPr="007032FF">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Pr="007032FF">
        <w:rPr>
          <w:rFonts w:ascii="Times New Roman" w:hAnsi="Times New Roman" w:cs="Times New Roman"/>
          <w:color w:val="000000" w:themeColor="text1"/>
        </w:rPr>
        <w:t>..............................</w:t>
      </w:r>
    </w:p>
    <w:p w14:paraId="652CD036" w14:textId="77777777" w:rsidR="00D711AF" w:rsidRDefault="00D711AF" w:rsidP="008A47E1">
      <w:pPr>
        <w:pStyle w:val="Default"/>
        <w:spacing w:line="480" w:lineRule="auto"/>
        <w:rPr>
          <w:rFonts w:ascii="Times New Roman" w:hAnsi="Times New Roman" w:cs="Times New Roman"/>
          <w:color w:val="000000" w:themeColor="text1"/>
        </w:rPr>
      </w:pPr>
    </w:p>
    <w:p w14:paraId="1B7EF65B" w14:textId="1F53C6C3"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NAME:</w:t>
      </w:r>
      <w:r w:rsidRPr="007032FF">
        <w:rPr>
          <w:rFonts w:ascii="Times New Roman" w:hAnsi="Times New Roman" w:cs="Times New Roman"/>
          <w:color w:val="000000" w:themeColor="text1"/>
        </w:rPr>
        <w:tab/>
      </w:r>
      <w:r w:rsidR="00363650">
        <w:rPr>
          <w:rFonts w:ascii="Times New Roman" w:hAnsi="Times New Roman" w:cs="Times New Roman"/>
          <w:color w:val="000000" w:themeColor="text1"/>
        </w:rPr>
        <w:t>ANNE</w:t>
      </w:r>
      <w:r>
        <w:rPr>
          <w:rFonts w:ascii="Times New Roman" w:hAnsi="Times New Roman" w:cs="Times New Roman"/>
          <w:color w:val="000000" w:themeColor="text1"/>
        </w:rPr>
        <w:t xml:space="preserve"> </w:t>
      </w:r>
      <w:r w:rsidR="00363650">
        <w:rPr>
          <w:rFonts w:ascii="Times New Roman" w:hAnsi="Times New Roman" w:cs="Times New Roman"/>
          <w:color w:val="000000" w:themeColor="text1"/>
        </w:rPr>
        <w:t>OKEMWA</w:t>
      </w:r>
      <w:r>
        <w:rPr>
          <w:rFonts w:ascii="Times New Roman" w:hAnsi="Times New Roman" w:cs="Times New Roman"/>
          <w:color w:val="000000" w:themeColor="text1"/>
        </w:rPr>
        <w:t xml:space="preserve"> </w:t>
      </w:r>
    </w:p>
    <w:p w14:paraId="70BDB6C8" w14:textId="2DD38C68" w:rsidR="00D711AF" w:rsidRPr="007032FF" w:rsidRDefault="00D711AF" w:rsidP="00D711AF">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REG. </w:t>
      </w:r>
      <w:r w:rsidRPr="007032FF">
        <w:rPr>
          <w:rFonts w:ascii="Times New Roman" w:hAnsi="Times New Roman" w:cs="Times New Roman"/>
          <w:color w:val="000000" w:themeColor="text1"/>
        </w:rPr>
        <w:tab/>
        <w:t>No.:</w:t>
      </w:r>
      <w:r w:rsidR="006A0083">
        <w:rPr>
          <w:rFonts w:ascii="Times New Roman" w:hAnsi="Times New Roman" w:cs="Times New Roman"/>
          <w:color w:val="000000" w:themeColor="text1"/>
        </w:rPr>
        <w:tab/>
      </w:r>
      <w:r w:rsidRPr="007032FF">
        <w:rPr>
          <w:rFonts w:ascii="Times New Roman" w:hAnsi="Times New Roman" w:cs="Times New Roman"/>
          <w:color w:val="000000" w:themeColor="text1"/>
        </w:rPr>
        <w:t>EN</w:t>
      </w:r>
      <w:r>
        <w:rPr>
          <w:rFonts w:ascii="Times New Roman" w:hAnsi="Times New Roman" w:cs="Times New Roman"/>
          <w:color w:val="000000" w:themeColor="text1"/>
        </w:rPr>
        <w:t>2</w:t>
      </w:r>
      <w:r w:rsidRPr="007032FF">
        <w:rPr>
          <w:rFonts w:ascii="Times New Roman" w:hAnsi="Times New Roman" w:cs="Times New Roman"/>
          <w:color w:val="000000" w:themeColor="text1"/>
        </w:rPr>
        <w:t>73-6120/20</w:t>
      </w:r>
      <w:r w:rsidR="00363650">
        <w:rPr>
          <w:rFonts w:ascii="Times New Roman" w:hAnsi="Times New Roman" w:cs="Times New Roman"/>
          <w:color w:val="000000" w:themeColor="text1"/>
        </w:rPr>
        <w:t>14</w:t>
      </w:r>
    </w:p>
    <w:p w14:paraId="119C3B9F" w14:textId="34A47E42" w:rsidR="00C70474" w:rsidRDefault="00D711AF"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SIGNATURE: ............................................... </w:t>
      </w:r>
      <w:r w:rsidRPr="007032FF">
        <w:rPr>
          <w:rFonts w:ascii="Times New Roman" w:hAnsi="Times New Roman" w:cs="Times New Roman"/>
          <w:color w:val="000000" w:themeColor="text1"/>
        </w:rPr>
        <w:tab/>
        <w:t>DATE: ....................................................</w:t>
      </w:r>
    </w:p>
    <w:p w14:paraId="033C8DAC" w14:textId="77777777" w:rsidR="00D711AF" w:rsidRPr="007032FF" w:rsidRDefault="00D711AF" w:rsidP="008A47E1">
      <w:pPr>
        <w:pStyle w:val="Default"/>
        <w:spacing w:line="480" w:lineRule="auto"/>
        <w:rPr>
          <w:rFonts w:ascii="Times New Roman" w:hAnsi="Times New Roman" w:cs="Times New Roman"/>
          <w:color w:val="000000" w:themeColor="text1"/>
        </w:rPr>
      </w:pPr>
    </w:p>
    <w:p w14:paraId="31A7FBC9" w14:textId="77777777" w:rsidR="00887502" w:rsidRPr="00F32583" w:rsidRDefault="009A3A4A" w:rsidP="00887502">
      <w:pPr>
        <w:autoSpaceDE w:val="0"/>
        <w:autoSpaceDN w:val="0"/>
        <w:adjustRightInd w:val="0"/>
        <w:rPr>
          <w:color w:val="000000" w:themeColor="text1"/>
        </w:rPr>
      </w:pPr>
      <w:r w:rsidRPr="004C0C90">
        <w:rPr>
          <w:color w:val="000000" w:themeColor="text1"/>
        </w:rPr>
        <w:t xml:space="preserve">PROPOSAL TITLE: </w:t>
      </w:r>
      <w:r w:rsidR="00B02434" w:rsidRPr="00A55CF3">
        <w:rPr>
          <w:color w:val="000000" w:themeColor="text1"/>
        </w:rPr>
        <w:t xml:space="preserve">INTELLIGENT GSM ENABLED FIRE SUPPRESSION SYSTEM IN DATA </w:t>
      </w:r>
      <w:r w:rsidR="00B02434" w:rsidRPr="00F32583">
        <w:rPr>
          <w:color w:val="000000" w:themeColor="text1"/>
        </w:rPr>
        <w:t>CENTERS</w:t>
      </w:r>
    </w:p>
    <w:p w14:paraId="14730A44" w14:textId="77777777" w:rsidR="00887502" w:rsidRPr="00F32583" w:rsidRDefault="00887502" w:rsidP="000C0C79">
      <w:pPr>
        <w:pStyle w:val="Default"/>
        <w:spacing w:line="480" w:lineRule="auto"/>
        <w:rPr>
          <w:rFonts w:ascii="Times New Roman" w:hAnsi="Times New Roman" w:cs="Times New Roman"/>
          <w:color w:val="000000" w:themeColor="text1"/>
        </w:rPr>
      </w:pPr>
    </w:p>
    <w:p w14:paraId="4B2AE1CC" w14:textId="1B30D486" w:rsidR="00AB61D9" w:rsidRPr="00F32583" w:rsidRDefault="00887502" w:rsidP="008A47E1">
      <w:pPr>
        <w:pStyle w:val="Default"/>
        <w:spacing w:line="480" w:lineRule="auto"/>
        <w:rPr>
          <w:rFonts w:ascii="Times New Roman" w:hAnsi="Times New Roman" w:cs="Times New Roman"/>
          <w:color w:val="000000" w:themeColor="text1"/>
        </w:rPr>
      </w:pPr>
      <w:r w:rsidRPr="00F32583">
        <w:rPr>
          <w:rFonts w:ascii="Times New Roman" w:hAnsi="Times New Roman" w:cs="Times New Roman"/>
          <w:color w:val="000000" w:themeColor="text1"/>
        </w:rPr>
        <w:t xml:space="preserve">PROGRAMME: </w:t>
      </w:r>
      <w:r w:rsidR="00B02434" w:rsidRPr="00F32583">
        <w:rPr>
          <w:rFonts w:ascii="Times New Roman" w:hAnsi="Times New Roman" w:cs="Times New Roman"/>
          <w:color w:val="000000" w:themeColor="text1"/>
        </w:rPr>
        <w:t xml:space="preserve">BACHELOR </w:t>
      </w:r>
      <w:r w:rsidRPr="00F32583">
        <w:rPr>
          <w:rFonts w:ascii="Times New Roman" w:hAnsi="Times New Roman" w:cs="Times New Roman"/>
          <w:color w:val="000000" w:themeColor="text1"/>
        </w:rPr>
        <w:t xml:space="preserve">OF SCIENCE IN TELECOMMUNICATION </w:t>
      </w:r>
      <w:r w:rsidR="00A55CF3" w:rsidRPr="00F32583">
        <w:rPr>
          <w:rFonts w:ascii="Times New Roman" w:hAnsi="Times New Roman" w:cs="Times New Roman"/>
          <w:color w:val="000000" w:themeColor="text1"/>
        </w:rPr>
        <w:t xml:space="preserve">AND INFORMATION </w:t>
      </w:r>
      <w:r w:rsidRPr="00F32583">
        <w:rPr>
          <w:rFonts w:ascii="Times New Roman" w:hAnsi="Times New Roman" w:cs="Times New Roman"/>
          <w:color w:val="000000" w:themeColor="text1"/>
        </w:rPr>
        <w:t>ENGINEERING</w:t>
      </w:r>
    </w:p>
    <w:p w14:paraId="4513C218" w14:textId="77777777" w:rsidR="00D711AF" w:rsidRDefault="00D711AF" w:rsidP="008A47E1">
      <w:pPr>
        <w:pStyle w:val="Default"/>
        <w:spacing w:line="480" w:lineRule="auto"/>
        <w:rPr>
          <w:rFonts w:ascii="Times New Roman" w:hAnsi="Times New Roman" w:cs="Times New Roman"/>
          <w:color w:val="000000" w:themeColor="text1"/>
        </w:rPr>
      </w:pPr>
    </w:p>
    <w:p w14:paraId="2209FEEB" w14:textId="77777777" w:rsidR="00D711AF" w:rsidRDefault="00D711AF" w:rsidP="008A47E1">
      <w:pPr>
        <w:pStyle w:val="Default"/>
        <w:spacing w:line="480" w:lineRule="auto"/>
        <w:rPr>
          <w:rFonts w:ascii="Times New Roman" w:hAnsi="Times New Roman" w:cs="Times New Roman"/>
          <w:color w:val="000000" w:themeColor="text1"/>
        </w:rPr>
      </w:pPr>
    </w:p>
    <w:p w14:paraId="748552F0" w14:textId="77777777" w:rsidR="00D711AF" w:rsidRDefault="00D711AF" w:rsidP="008A47E1">
      <w:pPr>
        <w:pStyle w:val="Default"/>
        <w:spacing w:line="480" w:lineRule="auto"/>
        <w:rPr>
          <w:rFonts w:ascii="Times New Roman" w:hAnsi="Times New Roman" w:cs="Times New Roman"/>
          <w:color w:val="000000" w:themeColor="text1"/>
        </w:rPr>
      </w:pPr>
    </w:p>
    <w:p w14:paraId="39CBABA9" w14:textId="77777777" w:rsidR="00D711AF" w:rsidRPr="00D711AF" w:rsidRDefault="00D711AF" w:rsidP="008A47E1">
      <w:pPr>
        <w:pStyle w:val="Default"/>
        <w:spacing w:line="480" w:lineRule="auto"/>
        <w:rPr>
          <w:rFonts w:ascii="Times New Roman" w:hAnsi="Times New Roman" w:cs="Times New Roman"/>
          <w:color w:val="000000" w:themeColor="text1"/>
        </w:rPr>
      </w:pPr>
    </w:p>
    <w:p w14:paraId="472522CE" w14:textId="77777777" w:rsidR="00286FFE" w:rsidRPr="00524FAA" w:rsidRDefault="00286FFE" w:rsidP="00840844">
      <w:pPr>
        <w:pStyle w:val="Default"/>
        <w:spacing w:line="480" w:lineRule="auto"/>
        <w:rPr>
          <w:rFonts w:ascii="Times New Roman" w:hAnsi="Times New Roman" w:cs="Times New Roman"/>
          <w:b/>
          <w:color w:val="000000" w:themeColor="text1"/>
        </w:rPr>
      </w:pPr>
      <w:r w:rsidRPr="00840844">
        <w:rPr>
          <w:rFonts w:ascii="Times New Roman" w:hAnsi="Times New Roman" w:cs="Times New Roman"/>
          <w:b/>
          <w:color w:val="000000" w:themeColor="text1"/>
        </w:rPr>
        <w:t>SUPERVISOR CONFIRMATION:</w:t>
      </w:r>
    </w:p>
    <w:p w14:paraId="76B50E8D" w14:textId="77777777" w:rsidR="004D0175" w:rsidRPr="007032FF" w:rsidRDefault="004D0175"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lastRenderedPageBreak/>
        <w:t xml:space="preserve">This </w:t>
      </w:r>
      <w:r w:rsidR="00B02434">
        <w:rPr>
          <w:rFonts w:ascii="Times New Roman" w:hAnsi="Times New Roman" w:cs="Times New Roman"/>
          <w:color w:val="000000" w:themeColor="text1"/>
        </w:rPr>
        <w:t>project</w:t>
      </w:r>
      <w:r w:rsidRPr="007032FF">
        <w:rPr>
          <w:rFonts w:ascii="Times New Roman" w:hAnsi="Times New Roman" w:cs="Times New Roman"/>
          <w:color w:val="000000" w:themeColor="text1"/>
        </w:rPr>
        <w:t xml:space="preserve"> proposal has been submitted to the Department of Telecommunication </w:t>
      </w:r>
      <w:r w:rsidR="008A47E1" w:rsidRPr="007032FF">
        <w:rPr>
          <w:rFonts w:ascii="Times New Roman" w:hAnsi="Times New Roman" w:cs="Times New Roman"/>
          <w:color w:val="000000" w:themeColor="text1"/>
        </w:rPr>
        <w:t>and Information</w:t>
      </w:r>
      <w:r w:rsidRPr="007032FF">
        <w:rPr>
          <w:rFonts w:ascii="Times New Roman" w:hAnsi="Times New Roman" w:cs="Times New Roman"/>
          <w:color w:val="000000" w:themeColor="text1"/>
        </w:rPr>
        <w:t xml:space="preserve"> Engineering, </w:t>
      </w:r>
      <w:proofErr w:type="spellStart"/>
      <w:r w:rsidR="00286FFE" w:rsidRPr="007032FF">
        <w:rPr>
          <w:rFonts w:ascii="Times New Roman" w:hAnsi="Times New Roman" w:cs="Times New Roman"/>
          <w:color w:val="000000" w:themeColor="text1"/>
        </w:rPr>
        <w:t>Jomo</w:t>
      </w:r>
      <w:proofErr w:type="spellEnd"/>
      <w:r w:rsidR="00286FFE" w:rsidRPr="007032FF">
        <w:rPr>
          <w:rFonts w:ascii="Times New Roman" w:hAnsi="Times New Roman" w:cs="Times New Roman"/>
          <w:color w:val="000000" w:themeColor="text1"/>
        </w:rPr>
        <w:t xml:space="preserve"> Kenyatta University of Agriculture and Technology</w:t>
      </w:r>
      <w:r w:rsidRPr="007032FF">
        <w:rPr>
          <w:rFonts w:ascii="Times New Roman" w:hAnsi="Times New Roman" w:cs="Times New Roman"/>
          <w:color w:val="000000" w:themeColor="text1"/>
        </w:rPr>
        <w:t xml:space="preserve">, with </w:t>
      </w:r>
      <w:r w:rsidR="00B02434">
        <w:rPr>
          <w:rFonts w:ascii="Times New Roman" w:hAnsi="Times New Roman" w:cs="Times New Roman"/>
          <w:color w:val="000000" w:themeColor="text1"/>
        </w:rPr>
        <w:t>my</w:t>
      </w:r>
      <w:r w:rsidRPr="007032FF">
        <w:rPr>
          <w:rFonts w:ascii="Times New Roman" w:hAnsi="Times New Roman" w:cs="Times New Roman"/>
          <w:color w:val="000000" w:themeColor="text1"/>
        </w:rPr>
        <w:t xml:space="preserve"> approval as the supervisor: </w:t>
      </w:r>
    </w:p>
    <w:p w14:paraId="1AFC2FA3" w14:textId="77777777" w:rsidR="00B02434" w:rsidRDefault="00B02434" w:rsidP="008A47E1">
      <w:pPr>
        <w:pStyle w:val="Default"/>
        <w:spacing w:line="480" w:lineRule="auto"/>
        <w:rPr>
          <w:rFonts w:ascii="Times New Roman" w:hAnsi="Times New Roman" w:cs="Times New Roman"/>
          <w:color w:val="000000" w:themeColor="text1"/>
        </w:rPr>
      </w:pPr>
    </w:p>
    <w:p w14:paraId="57BC2FCB" w14:textId="77777777" w:rsidR="00B02434" w:rsidRDefault="00B02434" w:rsidP="008A47E1">
      <w:pPr>
        <w:pStyle w:val="Default"/>
        <w:spacing w:line="480" w:lineRule="auto"/>
        <w:rPr>
          <w:rFonts w:ascii="Times New Roman" w:hAnsi="Times New Roman" w:cs="Times New Roman"/>
          <w:color w:val="000000" w:themeColor="text1"/>
        </w:rPr>
      </w:pPr>
    </w:p>
    <w:p w14:paraId="698265B2" w14:textId="77777777" w:rsidR="004D0175" w:rsidRPr="007032FF" w:rsidRDefault="00286FFE" w:rsidP="008A47E1">
      <w:pPr>
        <w:pStyle w:val="Default"/>
        <w:spacing w:line="480" w:lineRule="auto"/>
        <w:rPr>
          <w:rFonts w:ascii="Times New Roman" w:hAnsi="Times New Roman" w:cs="Times New Roman"/>
          <w:color w:val="000000" w:themeColor="text1"/>
        </w:rPr>
      </w:pPr>
      <w:r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ROBERT MACHARIA MAINA</w:t>
      </w:r>
      <w:r w:rsidR="00E30C40"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Signature: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r w:rsidR="008A47E1" w:rsidRPr="007032FF">
        <w:rPr>
          <w:rFonts w:ascii="Times New Roman" w:hAnsi="Times New Roman" w:cs="Times New Roman"/>
          <w:color w:val="000000" w:themeColor="text1"/>
        </w:rPr>
        <w:t>Date:</w:t>
      </w:r>
      <w:r w:rsidR="004D0175" w:rsidRPr="007032FF">
        <w:rPr>
          <w:rFonts w:ascii="Times New Roman" w:hAnsi="Times New Roman" w:cs="Times New Roman"/>
          <w:color w:val="000000" w:themeColor="text1"/>
        </w:rPr>
        <w:t xml:space="preserve"> ......</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w:t>
      </w:r>
      <w:r w:rsidR="00B02434">
        <w:rPr>
          <w:rFonts w:ascii="Times New Roman" w:hAnsi="Times New Roman" w:cs="Times New Roman"/>
          <w:color w:val="000000" w:themeColor="text1"/>
        </w:rPr>
        <w:t>..</w:t>
      </w:r>
      <w:r w:rsidR="004D0175" w:rsidRPr="007032FF">
        <w:rPr>
          <w:rFonts w:ascii="Times New Roman" w:hAnsi="Times New Roman" w:cs="Times New Roman"/>
          <w:color w:val="000000" w:themeColor="text1"/>
        </w:rPr>
        <w:t xml:space="preserve">..... </w:t>
      </w:r>
    </w:p>
    <w:p w14:paraId="4A844D88" w14:textId="77777777" w:rsidR="00E30C40" w:rsidRPr="007032FF" w:rsidRDefault="00E30C40" w:rsidP="008A47E1">
      <w:pPr>
        <w:pStyle w:val="Default"/>
        <w:spacing w:line="480" w:lineRule="auto"/>
        <w:rPr>
          <w:rFonts w:ascii="Times New Roman" w:hAnsi="Times New Roman" w:cs="Times New Roman"/>
          <w:color w:val="000000" w:themeColor="text1"/>
        </w:rPr>
      </w:pPr>
    </w:p>
    <w:p w14:paraId="56CDD169" w14:textId="77777777" w:rsidR="00E34A62" w:rsidRDefault="00E34A62" w:rsidP="00060C91">
      <w:pPr>
        <w:pStyle w:val="Heading1"/>
        <w:numPr>
          <w:ilvl w:val="0"/>
          <w:numId w:val="0"/>
        </w:numPr>
        <w:ind w:left="360" w:hanging="360"/>
        <w:rPr>
          <w:color w:val="000000" w:themeColor="text1"/>
        </w:rPr>
      </w:pPr>
      <w:bookmarkStart w:id="13" w:name="_Toc392095795"/>
    </w:p>
    <w:p w14:paraId="509F3B83" w14:textId="77777777" w:rsidR="00D61F08" w:rsidRDefault="005A6FC2" w:rsidP="00060C91">
      <w:pPr>
        <w:pStyle w:val="Heading1"/>
        <w:numPr>
          <w:ilvl w:val="0"/>
          <w:numId w:val="0"/>
        </w:numPr>
        <w:ind w:left="360" w:hanging="360"/>
        <w:rPr>
          <w:color w:val="000000" w:themeColor="text1"/>
        </w:rPr>
      </w:pPr>
      <w:r w:rsidRPr="007032FF">
        <w:rPr>
          <w:color w:val="000000" w:themeColor="text1"/>
        </w:rPr>
        <w:t>ABSTRACT</w:t>
      </w:r>
      <w:bookmarkEnd w:id="13"/>
    </w:p>
    <w:p w14:paraId="3F2E7CD3" w14:textId="0C982624" w:rsidR="005F325D" w:rsidRPr="00E8402C" w:rsidRDefault="00600543" w:rsidP="005F325D">
      <w:pPr>
        <w:rPr>
          <w:rFonts w:cs="Arial"/>
        </w:rPr>
      </w:pPr>
      <w:proofErr w:type="spellStart"/>
      <w:r>
        <w:rPr>
          <w:rFonts w:cs="Arial"/>
        </w:rPr>
        <w:t>Millimetre</w:t>
      </w:r>
      <w:proofErr w:type="spellEnd"/>
      <w:r>
        <w:rPr>
          <w:rFonts w:cs="Arial"/>
        </w:rPr>
        <w:t xml:space="preserve"> Wave</w:t>
      </w:r>
      <w:r w:rsidR="005F325D" w:rsidRPr="00E8402C">
        <w:rPr>
          <w:rFonts w:cs="Arial"/>
        </w:rPr>
        <w:t xml:space="preserve"> (</w:t>
      </w:r>
      <w:proofErr w:type="spellStart"/>
      <w:r w:rsidR="005F325D" w:rsidRPr="00E8402C">
        <w:rPr>
          <w:rFonts w:cs="Arial"/>
        </w:rPr>
        <w:t>mmWave</w:t>
      </w:r>
      <w:proofErr w:type="spellEnd"/>
      <w:r w:rsidR="005F325D" w:rsidRPr="00E8402C">
        <w:rPr>
          <w:rFonts w:cs="Arial"/>
        </w:rPr>
        <w:t>) systems have the potential of enabling multi-gigabit-per-second communications with very low latency in future Int</w:t>
      </w:r>
      <w:r w:rsidR="005F325D">
        <w:rPr>
          <w:rFonts w:cs="Arial"/>
        </w:rPr>
        <w:t>elligent Transportation Systems.</w:t>
      </w:r>
    </w:p>
    <w:p w14:paraId="241014AC" w14:textId="77777777" w:rsidR="004455AD" w:rsidRDefault="005F325D" w:rsidP="005F325D">
      <w:pPr>
        <w:rPr>
          <w:rFonts w:cs="Arial"/>
        </w:rPr>
      </w:pPr>
      <w:r>
        <w:rPr>
          <w:rFonts w:cs="Arial"/>
        </w:rPr>
        <w:t>Unfortunately, d</w:t>
      </w:r>
      <w:r w:rsidRPr="00E8402C">
        <w:rPr>
          <w:rFonts w:cs="Arial"/>
        </w:rPr>
        <w:t>ue to increased vehicular mobility, there is need of frequent antenna beam realignments, thereby significantly increasing the in-Band beam forming overhead.</w:t>
      </w:r>
      <w:r w:rsidR="00782538">
        <w:rPr>
          <w:rFonts w:cs="Arial"/>
        </w:rPr>
        <w:t xml:space="preserve"> In this paper we propose motion prediction and beam alignment algorithm that exploits the information broadcast by all vehicles via DSRC beacons</w:t>
      </w:r>
      <w:r w:rsidR="004455AD">
        <w:rPr>
          <w:rFonts w:cs="Arial"/>
        </w:rPr>
        <w:t>.</w:t>
      </w:r>
    </w:p>
    <w:p w14:paraId="16AB4272" w14:textId="391D533A" w:rsidR="005F325D" w:rsidRPr="00E8402C" w:rsidRDefault="004455AD" w:rsidP="005F325D">
      <w:pPr>
        <w:rPr>
          <w:rFonts w:cs="Arial"/>
        </w:rPr>
      </w:pPr>
      <w:r>
        <w:rPr>
          <w:rFonts w:cs="Arial"/>
        </w:rPr>
        <w:t>Based on the information broadcast, overhead free Beam-Forming is achieved using</w:t>
      </w:r>
      <w:r w:rsidR="00782538">
        <w:rPr>
          <w:rFonts w:cs="Arial"/>
        </w:rPr>
        <w:t xml:space="preserve"> a Recurrent Neural Network</w:t>
      </w:r>
      <w:r>
        <w:rPr>
          <w:rFonts w:cs="Arial"/>
        </w:rPr>
        <w:t xml:space="preserve"> to predict vehicle motion and estimating position, the </w:t>
      </w:r>
      <w:proofErr w:type="spellStart"/>
      <w:r w:rsidR="002832C4">
        <w:rPr>
          <w:rFonts w:cs="Arial"/>
        </w:rPr>
        <w:t>beamwidth</w:t>
      </w:r>
      <w:proofErr w:type="spellEnd"/>
      <w:r>
        <w:rPr>
          <w:rFonts w:cs="Arial"/>
        </w:rPr>
        <w:t xml:space="preserve"> is then adjusted with respect to the estimated position.</w:t>
      </w:r>
    </w:p>
    <w:p w14:paraId="4320CE5B" w14:textId="724F90E8" w:rsidR="005F325D" w:rsidRDefault="005F325D" w:rsidP="005F325D">
      <w:pPr>
        <w:rPr>
          <w:rFonts w:cs="Arial"/>
        </w:rPr>
      </w:pPr>
      <w:r w:rsidRPr="00E8402C">
        <w:rPr>
          <w:rFonts w:cs="Arial"/>
        </w:rPr>
        <w:t>We hope to demonstrate that the suggested approach is more efficient that the current approaches to beam steering and has the potential of increasing the data rates and the quality of service (</w:t>
      </w:r>
      <w:proofErr w:type="spellStart"/>
      <w:r w:rsidRPr="00E8402C">
        <w:rPr>
          <w:rFonts w:cs="Arial"/>
        </w:rPr>
        <w:t>QoS</w:t>
      </w:r>
      <w:proofErr w:type="spellEnd"/>
      <w:r w:rsidRPr="00E8402C">
        <w:rPr>
          <w:rFonts w:cs="Arial"/>
        </w:rPr>
        <w:t xml:space="preserve">). </w:t>
      </w:r>
    </w:p>
    <w:p w14:paraId="350EB4D5" w14:textId="74B9E543" w:rsidR="00AB1BD0" w:rsidRPr="00E8402C" w:rsidRDefault="001B19B2" w:rsidP="005F325D">
      <w:pPr>
        <w:rPr>
          <w:rFonts w:cs="Arial"/>
        </w:rPr>
      </w:pPr>
      <w:r>
        <w:rPr>
          <w:rFonts w:cs="Arial"/>
        </w:rPr>
        <w:t>Keyword:</w:t>
      </w:r>
      <w:r w:rsidR="00E01EC7">
        <w:rPr>
          <w:rFonts w:cs="Arial"/>
        </w:rPr>
        <w:t xml:space="preserve"> </w:t>
      </w:r>
      <w:proofErr w:type="spellStart"/>
      <w:r w:rsidR="00E01EC7">
        <w:rPr>
          <w:rFonts w:cs="Arial"/>
        </w:rPr>
        <w:t>mmWave</w:t>
      </w:r>
      <w:proofErr w:type="spellEnd"/>
      <w:r w:rsidR="00E01EC7">
        <w:rPr>
          <w:rFonts w:cs="Arial"/>
        </w:rPr>
        <w:t xml:space="preserve">, Vehicle-to-Everything Communications, Neural Network, </w:t>
      </w:r>
      <w:proofErr w:type="spellStart"/>
      <w:r w:rsidR="00E01EC7">
        <w:rPr>
          <w:rFonts w:cs="Arial"/>
        </w:rPr>
        <w:t>Beamforming</w:t>
      </w:r>
      <w:proofErr w:type="spellEnd"/>
      <w:r w:rsidR="007B15D3">
        <w:rPr>
          <w:rFonts w:cs="Arial"/>
        </w:rPr>
        <w:t>.</w:t>
      </w:r>
    </w:p>
    <w:p w14:paraId="0DF1DC81" w14:textId="77777777" w:rsidR="00B51960" w:rsidRDefault="00B51960" w:rsidP="00754E75">
      <w:pPr>
        <w:autoSpaceDE w:val="0"/>
        <w:autoSpaceDN w:val="0"/>
        <w:adjustRightInd w:val="0"/>
        <w:rPr>
          <w:color w:val="000000" w:themeColor="text1"/>
        </w:rPr>
      </w:pPr>
    </w:p>
    <w:p w14:paraId="12A4E9ED" w14:textId="77777777" w:rsidR="00B51960" w:rsidRDefault="00B51960" w:rsidP="00754E75">
      <w:pPr>
        <w:autoSpaceDE w:val="0"/>
        <w:autoSpaceDN w:val="0"/>
        <w:adjustRightInd w:val="0"/>
        <w:rPr>
          <w:color w:val="000000" w:themeColor="text1"/>
        </w:rPr>
      </w:pPr>
    </w:p>
    <w:p w14:paraId="5BAEF141" w14:textId="77777777" w:rsidR="00B51960" w:rsidRDefault="00B51960" w:rsidP="00754E75">
      <w:pPr>
        <w:autoSpaceDE w:val="0"/>
        <w:autoSpaceDN w:val="0"/>
        <w:adjustRightInd w:val="0"/>
        <w:rPr>
          <w:color w:val="000000" w:themeColor="text1"/>
        </w:rPr>
      </w:pPr>
    </w:p>
    <w:p w14:paraId="616A2161" w14:textId="77777777" w:rsidR="00D01639" w:rsidRDefault="00D01639" w:rsidP="00754E75">
      <w:pPr>
        <w:autoSpaceDE w:val="0"/>
        <w:autoSpaceDN w:val="0"/>
        <w:adjustRightInd w:val="0"/>
        <w:rPr>
          <w:color w:val="000000" w:themeColor="text1"/>
        </w:rPr>
      </w:pPr>
    </w:p>
    <w:p w14:paraId="3F8F6D1D" w14:textId="77777777" w:rsidR="00D01639" w:rsidRDefault="00D01639" w:rsidP="00754E75">
      <w:pPr>
        <w:autoSpaceDE w:val="0"/>
        <w:autoSpaceDN w:val="0"/>
        <w:adjustRightInd w:val="0"/>
        <w:rPr>
          <w:color w:val="000000" w:themeColor="text1"/>
        </w:rPr>
      </w:pPr>
    </w:p>
    <w:p w14:paraId="7C59DA6E" w14:textId="77777777" w:rsidR="00D01639" w:rsidRDefault="00D01639" w:rsidP="00754E75">
      <w:pPr>
        <w:autoSpaceDE w:val="0"/>
        <w:autoSpaceDN w:val="0"/>
        <w:adjustRightInd w:val="0"/>
        <w:rPr>
          <w:color w:val="000000" w:themeColor="text1"/>
        </w:rPr>
      </w:pPr>
    </w:p>
    <w:p w14:paraId="5F4760D8" w14:textId="77777777" w:rsidR="00754E75" w:rsidRPr="007032FF" w:rsidRDefault="00754E75" w:rsidP="00754E75">
      <w:pPr>
        <w:autoSpaceDE w:val="0"/>
        <w:autoSpaceDN w:val="0"/>
        <w:adjustRightInd w:val="0"/>
        <w:rPr>
          <w:color w:val="000000" w:themeColor="text1"/>
        </w:rPr>
      </w:pPr>
    </w:p>
    <w:sdt>
      <w:sdtPr>
        <w:rPr>
          <w:b/>
          <w:bCs/>
          <w:color w:val="000000" w:themeColor="text1"/>
        </w:rPr>
        <w:id w:val="358614"/>
        <w:docPartObj>
          <w:docPartGallery w:val="Table of Contents"/>
          <w:docPartUnique/>
        </w:docPartObj>
      </w:sdtPr>
      <w:sdtEndPr>
        <w:rPr>
          <w:b w:val="0"/>
          <w:bCs w:val="0"/>
        </w:rPr>
      </w:sdtEndPr>
      <w:sdtContent>
        <w:bookmarkStart w:id="14" w:name="_Toc392095796" w:displacedByCustomXml="prev"/>
        <w:p w14:paraId="505B1D8D" w14:textId="77777777" w:rsidR="00BE268D" w:rsidRPr="007032FF" w:rsidRDefault="00300A3E" w:rsidP="00765042">
          <w:pPr>
            <w:pStyle w:val="NoSpacing"/>
            <w:spacing w:line="360" w:lineRule="auto"/>
            <w:outlineLvl w:val="0"/>
            <w:rPr>
              <w:rStyle w:val="Heading2Char"/>
              <w:b w:val="0"/>
              <w:color w:val="000000" w:themeColor="text1"/>
            </w:rPr>
          </w:pPr>
          <w:r w:rsidRPr="007032FF">
            <w:rPr>
              <w:rStyle w:val="Heading1Char"/>
              <w:color w:val="000000" w:themeColor="text1"/>
            </w:rPr>
            <w:t>TABLE OF CONTENTS</w:t>
          </w:r>
          <w:bookmarkEnd w:id="14"/>
        </w:p>
        <w:p w14:paraId="52899751" w14:textId="77777777" w:rsidR="00857E4A" w:rsidRDefault="00A10C9D">
          <w:pPr>
            <w:pStyle w:val="TOC1"/>
            <w:tabs>
              <w:tab w:val="right" w:leader="dot" w:pos="8918"/>
            </w:tabs>
            <w:rPr>
              <w:rFonts w:asciiTheme="minorHAnsi" w:hAnsiTheme="minorHAnsi" w:cstheme="minorBidi"/>
              <w:noProof/>
              <w:sz w:val="22"/>
              <w:szCs w:val="22"/>
            </w:rPr>
          </w:pPr>
          <w:r w:rsidRPr="007032FF">
            <w:rPr>
              <w:color w:val="000000" w:themeColor="text1"/>
            </w:rPr>
            <w:fldChar w:fldCharType="begin"/>
          </w:r>
          <w:r w:rsidR="00BE268D" w:rsidRPr="007032FF">
            <w:rPr>
              <w:color w:val="000000" w:themeColor="text1"/>
            </w:rPr>
            <w:instrText xml:space="preserve"> TOC \o "1-3" \h \z \u </w:instrText>
          </w:r>
          <w:r w:rsidRPr="007032FF">
            <w:rPr>
              <w:color w:val="000000" w:themeColor="text1"/>
            </w:rPr>
            <w:fldChar w:fldCharType="separate"/>
          </w:r>
          <w:hyperlink w:anchor="_Toc392095794" w:history="1">
            <w:r w:rsidR="00857E4A" w:rsidRPr="004A6D0F">
              <w:rPr>
                <w:rStyle w:val="Hyperlink"/>
                <w:noProof/>
                <w:lang w:bidi="en-US"/>
              </w:rPr>
              <w:t>DECLARATION</w:t>
            </w:r>
            <w:r w:rsidR="00857E4A">
              <w:rPr>
                <w:noProof/>
                <w:webHidden/>
              </w:rPr>
              <w:tab/>
            </w:r>
            <w:r>
              <w:rPr>
                <w:noProof/>
                <w:webHidden/>
              </w:rPr>
              <w:fldChar w:fldCharType="begin"/>
            </w:r>
            <w:r w:rsidR="00857E4A">
              <w:rPr>
                <w:noProof/>
                <w:webHidden/>
              </w:rPr>
              <w:instrText xml:space="preserve"> PAGEREF _Toc392095794 \h </w:instrText>
            </w:r>
            <w:r>
              <w:rPr>
                <w:noProof/>
                <w:webHidden/>
              </w:rPr>
            </w:r>
            <w:r>
              <w:rPr>
                <w:noProof/>
                <w:webHidden/>
              </w:rPr>
              <w:fldChar w:fldCharType="separate"/>
            </w:r>
            <w:r w:rsidR="00857E4A">
              <w:rPr>
                <w:noProof/>
                <w:webHidden/>
              </w:rPr>
              <w:t>ii</w:t>
            </w:r>
            <w:r>
              <w:rPr>
                <w:noProof/>
                <w:webHidden/>
              </w:rPr>
              <w:fldChar w:fldCharType="end"/>
            </w:r>
          </w:hyperlink>
        </w:p>
        <w:p w14:paraId="037EEA40" w14:textId="77777777" w:rsidR="00857E4A" w:rsidRDefault="00BC34A7">
          <w:pPr>
            <w:pStyle w:val="TOC1"/>
            <w:tabs>
              <w:tab w:val="right" w:leader="dot" w:pos="8918"/>
            </w:tabs>
            <w:rPr>
              <w:rFonts w:asciiTheme="minorHAnsi" w:hAnsiTheme="minorHAnsi" w:cstheme="minorBidi"/>
              <w:noProof/>
              <w:sz w:val="22"/>
              <w:szCs w:val="22"/>
            </w:rPr>
          </w:pPr>
          <w:hyperlink w:anchor="_Toc392095795" w:history="1">
            <w:r w:rsidR="00857E4A" w:rsidRPr="004A6D0F">
              <w:rPr>
                <w:rStyle w:val="Hyperlink"/>
                <w:noProof/>
                <w:lang w:bidi="en-US"/>
              </w:rPr>
              <w:t>ABSTRACT</w:t>
            </w:r>
            <w:r w:rsidR="00857E4A">
              <w:rPr>
                <w:noProof/>
                <w:webHidden/>
              </w:rPr>
              <w:tab/>
            </w:r>
            <w:r w:rsidR="00A10C9D">
              <w:rPr>
                <w:noProof/>
                <w:webHidden/>
              </w:rPr>
              <w:fldChar w:fldCharType="begin"/>
            </w:r>
            <w:r w:rsidR="00857E4A">
              <w:rPr>
                <w:noProof/>
                <w:webHidden/>
              </w:rPr>
              <w:instrText xml:space="preserve"> PAGEREF _Toc392095795 \h </w:instrText>
            </w:r>
            <w:r w:rsidR="00A10C9D">
              <w:rPr>
                <w:noProof/>
                <w:webHidden/>
              </w:rPr>
            </w:r>
            <w:r w:rsidR="00A10C9D">
              <w:rPr>
                <w:noProof/>
                <w:webHidden/>
              </w:rPr>
              <w:fldChar w:fldCharType="separate"/>
            </w:r>
            <w:r w:rsidR="00857E4A">
              <w:rPr>
                <w:noProof/>
                <w:webHidden/>
              </w:rPr>
              <w:t>iii</w:t>
            </w:r>
            <w:r w:rsidR="00A10C9D">
              <w:rPr>
                <w:noProof/>
                <w:webHidden/>
              </w:rPr>
              <w:fldChar w:fldCharType="end"/>
            </w:r>
          </w:hyperlink>
        </w:p>
        <w:p w14:paraId="36ED5B56" w14:textId="77777777" w:rsidR="00857E4A" w:rsidRDefault="00BC34A7">
          <w:pPr>
            <w:pStyle w:val="TOC1"/>
            <w:tabs>
              <w:tab w:val="right" w:leader="dot" w:pos="8918"/>
            </w:tabs>
            <w:rPr>
              <w:rFonts w:asciiTheme="minorHAnsi" w:hAnsiTheme="minorHAnsi" w:cstheme="minorBidi"/>
              <w:noProof/>
              <w:sz w:val="22"/>
              <w:szCs w:val="22"/>
            </w:rPr>
          </w:pPr>
          <w:hyperlink w:anchor="_Toc392095796" w:history="1">
            <w:r w:rsidR="00857E4A" w:rsidRPr="004A6D0F">
              <w:rPr>
                <w:rStyle w:val="Hyperlink"/>
                <w:rFonts w:eastAsiaTheme="majorEastAsia" w:cstheme="majorBidi"/>
                <w:b/>
                <w:bCs/>
                <w:noProof/>
                <w:lang w:bidi="en-US"/>
              </w:rPr>
              <w:t>TABLE OF CONTENTS</w:t>
            </w:r>
            <w:r w:rsidR="00857E4A">
              <w:rPr>
                <w:noProof/>
                <w:webHidden/>
              </w:rPr>
              <w:tab/>
            </w:r>
            <w:r w:rsidR="00A10C9D">
              <w:rPr>
                <w:noProof/>
                <w:webHidden/>
              </w:rPr>
              <w:fldChar w:fldCharType="begin"/>
            </w:r>
            <w:r w:rsidR="00857E4A">
              <w:rPr>
                <w:noProof/>
                <w:webHidden/>
              </w:rPr>
              <w:instrText xml:space="preserve"> PAGEREF _Toc392095796 \h </w:instrText>
            </w:r>
            <w:r w:rsidR="00A10C9D">
              <w:rPr>
                <w:noProof/>
                <w:webHidden/>
              </w:rPr>
            </w:r>
            <w:r w:rsidR="00A10C9D">
              <w:rPr>
                <w:noProof/>
                <w:webHidden/>
              </w:rPr>
              <w:fldChar w:fldCharType="separate"/>
            </w:r>
            <w:r w:rsidR="00857E4A">
              <w:rPr>
                <w:noProof/>
                <w:webHidden/>
              </w:rPr>
              <w:t>iv</w:t>
            </w:r>
            <w:r w:rsidR="00A10C9D">
              <w:rPr>
                <w:noProof/>
                <w:webHidden/>
              </w:rPr>
              <w:fldChar w:fldCharType="end"/>
            </w:r>
          </w:hyperlink>
        </w:p>
        <w:p w14:paraId="4AD5D406" w14:textId="77777777" w:rsidR="00857E4A" w:rsidRDefault="00BC34A7">
          <w:pPr>
            <w:pStyle w:val="TOC1"/>
            <w:tabs>
              <w:tab w:val="right" w:leader="dot" w:pos="8918"/>
            </w:tabs>
            <w:rPr>
              <w:rFonts w:asciiTheme="minorHAnsi" w:hAnsiTheme="minorHAnsi" w:cstheme="minorBidi"/>
              <w:noProof/>
              <w:sz w:val="22"/>
              <w:szCs w:val="22"/>
            </w:rPr>
          </w:pPr>
          <w:hyperlink w:anchor="_Toc392095797" w:history="1">
            <w:r w:rsidR="00857E4A" w:rsidRPr="004A6D0F">
              <w:rPr>
                <w:rStyle w:val="Hyperlink"/>
                <w:noProof/>
                <w:lang w:bidi="en-US"/>
              </w:rPr>
              <w:t>LIST OF FIGURES</w:t>
            </w:r>
            <w:r w:rsidR="00857E4A">
              <w:rPr>
                <w:noProof/>
                <w:webHidden/>
              </w:rPr>
              <w:tab/>
            </w:r>
            <w:r w:rsidR="00A10C9D">
              <w:rPr>
                <w:noProof/>
                <w:webHidden/>
              </w:rPr>
              <w:fldChar w:fldCharType="begin"/>
            </w:r>
            <w:r w:rsidR="00857E4A">
              <w:rPr>
                <w:noProof/>
                <w:webHidden/>
              </w:rPr>
              <w:instrText xml:space="preserve"> PAGEREF _Toc392095797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0833C599" w14:textId="77777777" w:rsidR="00857E4A" w:rsidRDefault="00BC34A7">
          <w:pPr>
            <w:pStyle w:val="TOC1"/>
            <w:tabs>
              <w:tab w:val="right" w:leader="dot" w:pos="8918"/>
            </w:tabs>
            <w:rPr>
              <w:rFonts w:asciiTheme="minorHAnsi" w:hAnsiTheme="minorHAnsi" w:cstheme="minorBidi"/>
              <w:noProof/>
              <w:sz w:val="22"/>
              <w:szCs w:val="22"/>
            </w:rPr>
          </w:pPr>
          <w:hyperlink w:anchor="_Toc392095798" w:history="1">
            <w:r w:rsidR="00857E4A" w:rsidRPr="004A6D0F">
              <w:rPr>
                <w:rStyle w:val="Hyperlink"/>
                <w:noProof/>
                <w:lang w:bidi="en-US"/>
              </w:rPr>
              <w:t>LIST OF TABLES</w:t>
            </w:r>
            <w:r w:rsidR="00857E4A">
              <w:rPr>
                <w:noProof/>
                <w:webHidden/>
              </w:rPr>
              <w:tab/>
            </w:r>
            <w:r w:rsidR="00A10C9D">
              <w:rPr>
                <w:noProof/>
                <w:webHidden/>
              </w:rPr>
              <w:fldChar w:fldCharType="begin"/>
            </w:r>
            <w:r w:rsidR="00857E4A">
              <w:rPr>
                <w:noProof/>
                <w:webHidden/>
              </w:rPr>
              <w:instrText xml:space="preserve"> PAGEREF _Toc392095798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453022C6" w14:textId="77777777" w:rsidR="00857E4A" w:rsidRDefault="00BC34A7">
          <w:pPr>
            <w:pStyle w:val="TOC1"/>
            <w:tabs>
              <w:tab w:val="right" w:leader="dot" w:pos="8918"/>
            </w:tabs>
            <w:rPr>
              <w:rFonts w:asciiTheme="minorHAnsi" w:hAnsiTheme="minorHAnsi" w:cstheme="minorBidi"/>
              <w:noProof/>
              <w:sz w:val="22"/>
              <w:szCs w:val="22"/>
            </w:rPr>
          </w:pPr>
          <w:hyperlink w:anchor="_Toc392095799" w:history="1">
            <w:r w:rsidR="00857E4A" w:rsidRPr="004A6D0F">
              <w:rPr>
                <w:rStyle w:val="Hyperlink"/>
                <w:noProof/>
                <w:lang w:bidi="en-US"/>
              </w:rPr>
              <w:t>LIST OF ABBREVIATIONS</w:t>
            </w:r>
            <w:r w:rsidR="00857E4A">
              <w:rPr>
                <w:noProof/>
                <w:webHidden/>
              </w:rPr>
              <w:tab/>
            </w:r>
            <w:r w:rsidR="00A10C9D">
              <w:rPr>
                <w:noProof/>
                <w:webHidden/>
              </w:rPr>
              <w:fldChar w:fldCharType="begin"/>
            </w:r>
            <w:r w:rsidR="00857E4A">
              <w:rPr>
                <w:noProof/>
                <w:webHidden/>
              </w:rPr>
              <w:instrText xml:space="preserve"> PAGEREF _Toc392095799 \h </w:instrText>
            </w:r>
            <w:r w:rsidR="00A10C9D">
              <w:rPr>
                <w:noProof/>
                <w:webHidden/>
              </w:rPr>
            </w:r>
            <w:r w:rsidR="00A10C9D">
              <w:rPr>
                <w:noProof/>
                <w:webHidden/>
              </w:rPr>
              <w:fldChar w:fldCharType="separate"/>
            </w:r>
            <w:r w:rsidR="00857E4A">
              <w:rPr>
                <w:noProof/>
                <w:webHidden/>
              </w:rPr>
              <w:t>vi</w:t>
            </w:r>
            <w:r w:rsidR="00A10C9D">
              <w:rPr>
                <w:noProof/>
                <w:webHidden/>
              </w:rPr>
              <w:fldChar w:fldCharType="end"/>
            </w:r>
          </w:hyperlink>
        </w:p>
        <w:p w14:paraId="62B2D580" w14:textId="77777777" w:rsidR="00857E4A" w:rsidRDefault="00BC34A7">
          <w:pPr>
            <w:pStyle w:val="TOC1"/>
            <w:tabs>
              <w:tab w:val="right" w:leader="dot" w:pos="8918"/>
            </w:tabs>
            <w:rPr>
              <w:rFonts w:asciiTheme="minorHAnsi" w:hAnsiTheme="minorHAnsi" w:cstheme="minorBidi"/>
              <w:noProof/>
              <w:sz w:val="22"/>
              <w:szCs w:val="22"/>
            </w:rPr>
          </w:pPr>
          <w:hyperlink w:anchor="_Toc392095800" w:history="1">
            <w:r w:rsidR="00857E4A" w:rsidRPr="004A6D0F">
              <w:rPr>
                <w:rStyle w:val="Hyperlink"/>
                <w:noProof/>
                <w:lang w:bidi="en-US"/>
              </w:rPr>
              <w:t>CHAPTER 1</w:t>
            </w:r>
            <w:r w:rsidR="00857E4A">
              <w:rPr>
                <w:noProof/>
                <w:webHidden/>
              </w:rPr>
              <w:tab/>
            </w:r>
            <w:r w:rsidR="00A10C9D">
              <w:rPr>
                <w:noProof/>
                <w:webHidden/>
              </w:rPr>
              <w:fldChar w:fldCharType="begin"/>
            </w:r>
            <w:r w:rsidR="00857E4A">
              <w:rPr>
                <w:noProof/>
                <w:webHidden/>
              </w:rPr>
              <w:instrText xml:space="preserve"> PAGEREF _Toc392095800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1B58BF6" w14:textId="77777777" w:rsidR="00857E4A" w:rsidRDefault="00BC34A7">
          <w:pPr>
            <w:pStyle w:val="TOC1"/>
            <w:tabs>
              <w:tab w:val="left" w:pos="480"/>
              <w:tab w:val="right" w:leader="dot" w:pos="8918"/>
            </w:tabs>
            <w:rPr>
              <w:rFonts w:asciiTheme="minorHAnsi" w:hAnsiTheme="minorHAnsi" w:cstheme="minorBidi"/>
              <w:noProof/>
              <w:sz w:val="22"/>
              <w:szCs w:val="22"/>
            </w:rPr>
          </w:pPr>
          <w:hyperlink w:anchor="_Toc392095801" w:history="1">
            <w:r w:rsidR="00857E4A" w:rsidRPr="004A6D0F">
              <w:rPr>
                <w:rStyle w:val="Hyperlink"/>
                <w:noProof/>
                <w:lang w:bidi="en-US"/>
              </w:rPr>
              <w:t>1</w:t>
            </w:r>
            <w:r w:rsidR="00857E4A">
              <w:rPr>
                <w:rFonts w:asciiTheme="minorHAnsi" w:hAnsiTheme="minorHAnsi" w:cstheme="minorBidi"/>
                <w:noProof/>
                <w:sz w:val="22"/>
                <w:szCs w:val="22"/>
              </w:rPr>
              <w:tab/>
            </w:r>
            <w:r w:rsidR="00857E4A" w:rsidRPr="004A6D0F">
              <w:rPr>
                <w:rStyle w:val="Hyperlink"/>
                <w:noProof/>
                <w:lang w:bidi="en-US"/>
              </w:rPr>
              <w:t>INTRODUCTION</w:t>
            </w:r>
            <w:r w:rsidR="00857E4A">
              <w:rPr>
                <w:noProof/>
                <w:webHidden/>
              </w:rPr>
              <w:tab/>
            </w:r>
            <w:r w:rsidR="00A10C9D">
              <w:rPr>
                <w:noProof/>
                <w:webHidden/>
              </w:rPr>
              <w:fldChar w:fldCharType="begin"/>
            </w:r>
            <w:r w:rsidR="00857E4A">
              <w:rPr>
                <w:noProof/>
                <w:webHidden/>
              </w:rPr>
              <w:instrText xml:space="preserve"> PAGEREF _Toc392095801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CC70488"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02" w:history="1">
            <w:r w:rsidR="00857E4A" w:rsidRPr="004A6D0F">
              <w:rPr>
                <w:rStyle w:val="Hyperlink"/>
                <w:noProof/>
              </w:rPr>
              <w:t>1.1</w:t>
            </w:r>
            <w:r w:rsidR="00857E4A">
              <w:rPr>
                <w:rFonts w:asciiTheme="minorHAnsi" w:hAnsiTheme="minorHAnsi" w:cstheme="minorBidi"/>
                <w:noProof/>
                <w:sz w:val="22"/>
                <w:szCs w:val="22"/>
              </w:rPr>
              <w:tab/>
            </w:r>
            <w:r w:rsidR="00857E4A" w:rsidRPr="004A6D0F">
              <w:rPr>
                <w:rStyle w:val="Hyperlink"/>
                <w:noProof/>
              </w:rPr>
              <w:t>BACKGROUND</w:t>
            </w:r>
            <w:r w:rsidR="00857E4A">
              <w:rPr>
                <w:noProof/>
                <w:webHidden/>
              </w:rPr>
              <w:tab/>
            </w:r>
            <w:r w:rsidR="00A10C9D">
              <w:rPr>
                <w:noProof/>
                <w:webHidden/>
              </w:rPr>
              <w:fldChar w:fldCharType="begin"/>
            </w:r>
            <w:r w:rsidR="00857E4A">
              <w:rPr>
                <w:noProof/>
                <w:webHidden/>
              </w:rPr>
              <w:instrText xml:space="preserve"> PAGEREF _Toc392095802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6A0596AB"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03" w:history="1">
            <w:r w:rsidR="00857E4A" w:rsidRPr="004A6D0F">
              <w:rPr>
                <w:rStyle w:val="Hyperlink"/>
                <w:noProof/>
              </w:rPr>
              <w:t>1.2</w:t>
            </w:r>
            <w:r w:rsidR="00857E4A">
              <w:rPr>
                <w:rFonts w:asciiTheme="minorHAnsi" w:hAnsiTheme="minorHAnsi" w:cstheme="minorBidi"/>
                <w:noProof/>
                <w:sz w:val="22"/>
                <w:szCs w:val="22"/>
              </w:rPr>
              <w:tab/>
            </w:r>
            <w:r w:rsidR="00857E4A" w:rsidRPr="004A6D0F">
              <w:rPr>
                <w:rStyle w:val="Hyperlink"/>
                <w:noProof/>
              </w:rPr>
              <w:t>PROBLEM STATEMENT</w:t>
            </w:r>
            <w:r w:rsidR="00857E4A">
              <w:rPr>
                <w:noProof/>
                <w:webHidden/>
              </w:rPr>
              <w:tab/>
            </w:r>
            <w:r w:rsidR="00A10C9D">
              <w:rPr>
                <w:noProof/>
                <w:webHidden/>
              </w:rPr>
              <w:fldChar w:fldCharType="begin"/>
            </w:r>
            <w:r w:rsidR="00857E4A">
              <w:rPr>
                <w:noProof/>
                <w:webHidden/>
              </w:rPr>
              <w:instrText xml:space="preserve"> PAGEREF _Toc392095803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37216FA"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04" w:history="1">
            <w:r w:rsidR="00857E4A" w:rsidRPr="004A6D0F">
              <w:rPr>
                <w:rStyle w:val="Hyperlink"/>
                <w:noProof/>
              </w:rPr>
              <w:t>1.3</w:t>
            </w:r>
            <w:r w:rsidR="00857E4A">
              <w:rPr>
                <w:rFonts w:asciiTheme="minorHAnsi" w:hAnsiTheme="minorHAnsi" w:cstheme="minorBidi"/>
                <w:noProof/>
                <w:sz w:val="22"/>
                <w:szCs w:val="22"/>
              </w:rPr>
              <w:tab/>
            </w:r>
            <w:r w:rsidR="00857E4A" w:rsidRPr="004A6D0F">
              <w:rPr>
                <w:rStyle w:val="Hyperlink"/>
                <w:noProof/>
              </w:rPr>
              <w:t>JUSTIFICATION</w:t>
            </w:r>
            <w:r w:rsidR="00857E4A">
              <w:rPr>
                <w:noProof/>
                <w:webHidden/>
              </w:rPr>
              <w:tab/>
            </w:r>
            <w:r w:rsidR="00A10C9D">
              <w:rPr>
                <w:noProof/>
                <w:webHidden/>
              </w:rPr>
              <w:fldChar w:fldCharType="begin"/>
            </w:r>
            <w:r w:rsidR="00857E4A">
              <w:rPr>
                <w:noProof/>
                <w:webHidden/>
              </w:rPr>
              <w:instrText xml:space="preserve"> PAGEREF _Toc392095804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AE8747F"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05" w:history="1">
            <w:r w:rsidR="00857E4A" w:rsidRPr="004A6D0F">
              <w:rPr>
                <w:rStyle w:val="Hyperlink"/>
                <w:noProof/>
              </w:rPr>
              <w:t>1.4</w:t>
            </w:r>
            <w:r w:rsidR="00857E4A">
              <w:rPr>
                <w:rFonts w:asciiTheme="minorHAnsi" w:hAnsiTheme="minorHAnsi" w:cstheme="minorBidi"/>
                <w:noProof/>
                <w:sz w:val="22"/>
                <w:szCs w:val="22"/>
              </w:rPr>
              <w:tab/>
            </w:r>
            <w:r w:rsidR="00857E4A" w:rsidRPr="004A6D0F">
              <w:rPr>
                <w:rStyle w:val="Hyperlink"/>
                <w:noProof/>
              </w:rPr>
              <w:t>OBJECTIVES</w:t>
            </w:r>
            <w:r w:rsidR="00857E4A">
              <w:rPr>
                <w:noProof/>
                <w:webHidden/>
              </w:rPr>
              <w:tab/>
            </w:r>
            <w:r w:rsidR="00A10C9D">
              <w:rPr>
                <w:noProof/>
                <w:webHidden/>
              </w:rPr>
              <w:fldChar w:fldCharType="begin"/>
            </w:r>
            <w:r w:rsidR="00857E4A">
              <w:rPr>
                <w:noProof/>
                <w:webHidden/>
              </w:rPr>
              <w:instrText xml:space="preserve"> PAGEREF _Toc392095805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A19C2" w14:textId="77777777" w:rsidR="00857E4A" w:rsidRDefault="00BC34A7">
          <w:pPr>
            <w:pStyle w:val="TOC3"/>
            <w:tabs>
              <w:tab w:val="left" w:pos="1320"/>
              <w:tab w:val="right" w:leader="dot" w:pos="8918"/>
            </w:tabs>
            <w:rPr>
              <w:rFonts w:asciiTheme="minorHAnsi" w:hAnsiTheme="minorHAnsi" w:cstheme="minorBidi"/>
              <w:noProof/>
              <w:sz w:val="22"/>
              <w:szCs w:val="22"/>
            </w:rPr>
          </w:pPr>
          <w:hyperlink w:anchor="_Toc392095806" w:history="1">
            <w:r w:rsidR="00857E4A" w:rsidRPr="004A6D0F">
              <w:rPr>
                <w:rStyle w:val="Hyperlink"/>
                <w:noProof/>
              </w:rPr>
              <w:t>1.4.1</w:t>
            </w:r>
            <w:r w:rsidR="00857E4A">
              <w:rPr>
                <w:rFonts w:asciiTheme="minorHAnsi" w:hAnsiTheme="minorHAnsi" w:cstheme="minorBidi"/>
                <w:noProof/>
                <w:sz w:val="22"/>
                <w:szCs w:val="22"/>
              </w:rPr>
              <w:tab/>
            </w:r>
            <w:r w:rsidR="00857E4A" w:rsidRPr="004A6D0F">
              <w:rPr>
                <w:rStyle w:val="Hyperlink"/>
                <w:noProof/>
              </w:rPr>
              <w:t>MAIN OBJECTIVE</w:t>
            </w:r>
            <w:r w:rsidR="00857E4A">
              <w:rPr>
                <w:noProof/>
                <w:webHidden/>
              </w:rPr>
              <w:tab/>
            </w:r>
            <w:r w:rsidR="00A10C9D">
              <w:rPr>
                <w:noProof/>
                <w:webHidden/>
              </w:rPr>
              <w:fldChar w:fldCharType="begin"/>
            </w:r>
            <w:r w:rsidR="00857E4A">
              <w:rPr>
                <w:noProof/>
                <w:webHidden/>
              </w:rPr>
              <w:instrText xml:space="preserve"> PAGEREF _Toc392095806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5E4AF76C" w14:textId="77777777" w:rsidR="00857E4A" w:rsidRDefault="00BC34A7">
          <w:pPr>
            <w:pStyle w:val="TOC3"/>
            <w:tabs>
              <w:tab w:val="left" w:pos="1320"/>
              <w:tab w:val="right" w:leader="dot" w:pos="8918"/>
            </w:tabs>
            <w:rPr>
              <w:rFonts w:asciiTheme="minorHAnsi" w:hAnsiTheme="minorHAnsi" w:cstheme="minorBidi"/>
              <w:noProof/>
              <w:sz w:val="22"/>
              <w:szCs w:val="22"/>
            </w:rPr>
          </w:pPr>
          <w:hyperlink w:anchor="_Toc392095807" w:history="1">
            <w:r w:rsidR="00857E4A" w:rsidRPr="004A6D0F">
              <w:rPr>
                <w:rStyle w:val="Hyperlink"/>
                <w:noProof/>
              </w:rPr>
              <w:t>1.4.2</w:t>
            </w:r>
            <w:r w:rsidR="00857E4A">
              <w:rPr>
                <w:rFonts w:asciiTheme="minorHAnsi" w:hAnsiTheme="minorHAnsi" w:cstheme="minorBidi"/>
                <w:noProof/>
                <w:sz w:val="22"/>
                <w:szCs w:val="22"/>
              </w:rPr>
              <w:tab/>
            </w:r>
            <w:r w:rsidR="00857E4A" w:rsidRPr="004A6D0F">
              <w:rPr>
                <w:rStyle w:val="Hyperlink"/>
                <w:noProof/>
              </w:rPr>
              <w:t>SPECIFIC OBJECTIVES</w:t>
            </w:r>
            <w:r w:rsidR="00857E4A">
              <w:rPr>
                <w:noProof/>
                <w:webHidden/>
              </w:rPr>
              <w:tab/>
            </w:r>
            <w:r w:rsidR="00A10C9D">
              <w:rPr>
                <w:noProof/>
                <w:webHidden/>
              </w:rPr>
              <w:fldChar w:fldCharType="begin"/>
            </w:r>
            <w:r w:rsidR="00857E4A">
              <w:rPr>
                <w:noProof/>
                <w:webHidden/>
              </w:rPr>
              <w:instrText xml:space="preserve"> PAGEREF _Toc392095807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D02E32A" w14:textId="77777777" w:rsidR="00857E4A" w:rsidRDefault="00BC34A7">
          <w:pPr>
            <w:pStyle w:val="TOC1"/>
            <w:tabs>
              <w:tab w:val="right" w:leader="dot" w:pos="8918"/>
            </w:tabs>
            <w:rPr>
              <w:rFonts w:asciiTheme="minorHAnsi" w:hAnsiTheme="minorHAnsi" w:cstheme="minorBidi"/>
              <w:noProof/>
              <w:sz w:val="22"/>
              <w:szCs w:val="22"/>
            </w:rPr>
          </w:pPr>
          <w:hyperlink w:anchor="_Toc392095808" w:history="1">
            <w:r w:rsidR="00857E4A" w:rsidRPr="004A6D0F">
              <w:rPr>
                <w:rStyle w:val="Hyperlink"/>
                <w:noProof/>
                <w:lang w:bidi="en-US"/>
              </w:rPr>
              <w:t>CHAPTER 2</w:t>
            </w:r>
            <w:r w:rsidR="00857E4A">
              <w:rPr>
                <w:noProof/>
                <w:webHidden/>
              </w:rPr>
              <w:tab/>
            </w:r>
            <w:r w:rsidR="00A10C9D">
              <w:rPr>
                <w:noProof/>
                <w:webHidden/>
              </w:rPr>
              <w:fldChar w:fldCharType="begin"/>
            </w:r>
            <w:r w:rsidR="00857E4A">
              <w:rPr>
                <w:noProof/>
                <w:webHidden/>
              </w:rPr>
              <w:instrText xml:space="preserve"> PAGEREF _Toc392095808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2D1C8E7" w14:textId="77777777" w:rsidR="00857E4A" w:rsidRDefault="00BC34A7">
          <w:pPr>
            <w:pStyle w:val="TOC1"/>
            <w:tabs>
              <w:tab w:val="left" w:pos="480"/>
              <w:tab w:val="right" w:leader="dot" w:pos="8918"/>
            </w:tabs>
            <w:rPr>
              <w:rFonts w:asciiTheme="minorHAnsi" w:hAnsiTheme="minorHAnsi" w:cstheme="minorBidi"/>
              <w:noProof/>
              <w:sz w:val="22"/>
              <w:szCs w:val="22"/>
            </w:rPr>
          </w:pPr>
          <w:hyperlink w:anchor="_Toc392095809" w:history="1">
            <w:r w:rsidR="00857E4A" w:rsidRPr="004A6D0F">
              <w:rPr>
                <w:rStyle w:val="Hyperlink"/>
                <w:noProof/>
                <w:lang w:bidi="en-US"/>
              </w:rPr>
              <w:t>2</w:t>
            </w:r>
            <w:r w:rsidR="00857E4A">
              <w:rPr>
                <w:rFonts w:asciiTheme="minorHAnsi" w:hAnsiTheme="minorHAnsi" w:cstheme="minorBidi"/>
                <w:noProof/>
                <w:sz w:val="22"/>
                <w:szCs w:val="22"/>
              </w:rPr>
              <w:tab/>
            </w:r>
            <w:r w:rsidR="00857E4A" w:rsidRPr="004A6D0F">
              <w:rPr>
                <w:rStyle w:val="Hyperlink"/>
                <w:noProof/>
                <w:lang w:bidi="en-US"/>
              </w:rPr>
              <w:t>LITERATURE REVIEW</w:t>
            </w:r>
            <w:r w:rsidR="00857E4A">
              <w:rPr>
                <w:noProof/>
                <w:webHidden/>
              </w:rPr>
              <w:tab/>
            </w:r>
            <w:r w:rsidR="00A10C9D">
              <w:rPr>
                <w:noProof/>
                <w:webHidden/>
              </w:rPr>
              <w:fldChar w:fldCharType="begin"/>
            </w:r>
            <w:r w:rsidR="00857E4A">
              <w:rPr>
                <w:noProof/>
                <w:webHidden/>
              </w:rPr>
              <w:instrText xml:space="preserve"> PAGEREF _Toc392095809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75152F7D"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10" w:history="1">
            <w:r w:rsidR="00857E4A" w:rsidRPr="004A6D0F">
              <w:rPr>
                <w:rStyle w:val="Hyperlink"/>
                <w:noProof/>
              </w:rPr>
              <w:t>2.1</w:t>
            </w:r>
            <w:r w:rsidR="00857E4A">
              <w:rPr>
                <w:rFonts w:asciiTheme="minorHAnsi" w:hAnsiTheme="minorHAnsi" w:cstheme="minorBidi"/>
                <w:noProof/>
                <w:sz w:val="22"/>
                <w:szCs w:val="22"/>
              </w:rPr>
              <w:tab/>
            </w:r>
            <w:r w:rsidR="00857E4A" w:rsidRPr="004A6D0F">
              <w:rPr>
                <w:rStyle w:val="Hyperlink"/>
                <w:noProof/>
              </w:rPr>
              <w:t>INTRODUCTION</w:t>
            </w:r>
            <w:r w:rsidR="00857E4A">
              <w:rPr>
                <w:noProof/>
                <w:webHidden/>
              </w:rPr>
              <w:tab/>
            </w:r>
            <w:r w:rsidR="00A10C9D">
              <w:rPr>
                <w:noProof/>
                <w:webHidden/>
              </w:rPr>
              <w:fldChar w:fldCharType="begin"/>
            </w:r>
            <w:r w:rsidR="00857E4A">
              <w:rPr>
                <w:noProof/>
                <w:webHidden/>
              </w:rPr>
              <w:instrText xml:space="preserve"> PAGEREF _Toc392095810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8CBCC11" w14:textId="77777777" w:rsidR="00857E4A" w:rsidRDefault="00BC34A7">
          <w:pPr>
            <w:pStyle w:val="TOC2"/>
            <w:tabs>
              <w:tab w:val="left" w:pos="880"/>
              <w:tab w:val="right" w:leader="dot" w:pos="8918"/>
            </w:tabs>
            <w:rPr>
              <w:rFonts w:asciiTheme="minorHAnsi" w:hAnsiTheme="minorHAnsi" w:cstheme="minorBidi"/>
              <w:noProof/>
              <w:sz w:val="22"/>
              <w:szCs w:val="22"/>
            </w:rPr>
          </w:pPr>
          <w:hyperlink w:anchor="_Toc392095811" w:history="1">
            <w:r w:rsidR="00857E4A" w:rsidRPr="004A6D0F">
              <w:rPr>
                <w:rStyle w:val="Hyperlink"/>
                <w:noProof/>
              </w:rPr>
              <w:t>2.2</w:t>
            </w:r>
            <w:r w:rsidR="00857E4A">
              <w:rPr>
                <w:rFonts w:asciiTheme="minorHAnsi" w:hAnsiTheme="minorHAnsi" w:cstheme="minorBidi"/>
                <w:noProof/>
                <w:sz w:val="22"/>
                <w:szCs w:val="22"/>
              </w:rPr>
              <w:tab/>
            </w:r>
            <w:r w:rsidR="00857E4A" w:rsidRPr="004A6D0F">
              <w:rPr>
                <w:rStyle w:val="Hyperlink"/>
                <w:noProof/>
              </w:rPr>
              <w:t>FIRE SUPPRESSION SYSTEMS</w:t>
            </w:r>
            <w:r w:rsidR="00857E4A">
              <w:rPr>
                <w:noProof/>
                <w:webHidden/>
              </w:rPr>
              <w:tab/>
            </w:r>
            <w:r w:rsidR="00A10C9D">
              <w:rPr>
                <w:noProof/>
                <w:webHidden/>
              </w:rPr>
              <w:fldChar w:fldCharType="begin"/>
            </w:r>
            <w:r w:rsidR="00857E4A">
              <w:rPr>
                <w:noProof/>
                <w:webHidden/>
              </w:rPr>
              <w:instrText xml:space="preserve"> PAGEREF _Toc392095811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D60732E" w14:textId="77777777" w:rsidR="00857E4A" w:rsidRDefault="00BC34A7">
          <w:pPr>
            <w:pStyle w:val="TOC1"/>
            <w:tabs>
              <w:tab w:val="right" w:leader="dot" w:pos="8918"/>
            </w:tabs>
            <w:rPr>
              <w:rFonts w:asciiTheme="minorHAnsi" w:hAnsiTheme="minorHAnsi" w:cstheme="minorBidi"/>
              <w:noProof/>
              <w:sz w:val="22"/>
              <w:szCs w:val="22"/>
            </w:rPr>
          </w:pPr>
          <w:hyperlink w:anchor="_Toc392095812" w:history="1">
            <w:r w:rsidR="00857E4A" w:rsidRPr="004A6D0F">
              <w:rPr>
                <w:rStyle w:val="Hyperlink"/>
                <w:noProof/>
                <w:lang w:bidi="en-US"/>
              </w:rPr>
              <w:t>CHAPTER 3</w:t>
            </w:r>
            <w:r w:rsidR="00857E4A">
              <w:rPr>
                <w:noProof/>
                <w:webHidden/>
              </w:rPr>
              <w:tab/>
            </w:r>
            <w:r w:rsidR="00A10C9D">
              <w:rPr>
                <w:noProof/>
                <w:webHidden/>
              </w:rPr>
              <w:fldChar w:fldCharType="begin"/>
            </w:r>
            <w:r w:rsidR="00857E4A">
              <w:rPr>
                <w:noProof/>
                <w:webHidden/>
              </w:rPr>
              <w:instrText xml:space="preserve"> PAGEREF _Toc392095812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82F7EBC" w14:textId="77777777" w:rsidR="00857E4A" w:rsidRDefault="00BC34A7">
          <w:pPr>
            <w:pStyle w:val="TOC1"/>
            <w:tabs>
              <w:tab w:val="left" w:pos="480"/>
              <w:tab w:val="right" w:leader="dot" w:pos="8918"/>
            </w:tabs>
            <w:rPr>
              <w:rFonts w:asciiTheme="minorHAnsi" w:hAnsiTheme="minorHAnsi" w:cstheme="minorBidi"/>
              <w:noProof/>
              <w:sz w:val="22"/>
              <w:szCs w:val="22"/>
            </w:rPr>
          </w:pPr>
          <w:hyperlink w:anchor="_Toc392095813" w:history="1">
            <w:r w:rsidR="00857E4A" w:rsidRPr="004A6D0F">
              <w:rPr>
                <w:rStyle w:val="Hyperlink"/>
                <w:noProof/>
                <w:lang w:bidi="en-US"/>
              </w:rPr>
              <w:t>3</w:t>
            </w:r>
            <w:r w:rsidR="00857E4A">
              <w:rPr>
                <w:rFonts w:asciiTheme="minorHAnsi" w:hAnsiTheme="minorHAnsi" w:cstheme="minorBidi"/>
                <w:noProof/>
                <w:sz w:val="22"/>
                <w:szCs w:val="22"/>
              </w:rPr>
              <w:tab/>
            </w:r>
            <w:r w:rsidR="00857E4A" w:rsidRPr="004A6D0F">
              <w:rPr>
                <w:rStyle w:val="Hyperlink"/>
                <w:noProof/>
                <w:lang w:bidi="en-US"/>
              </w:rPr>
              <w:t>METHODOLOGY</w:t>
            </w:r>
            <w:r w:rsidR="00857E4A">
              <w:rPr>
                <w:noProof/>
                <w:webHidden/>
              </w:rPr>
              <w:tab/>
            </w:r>
            <w:r w:rsidR="00A10C9D">
              <w:rPr>
                <w:noProof/>
                <w:webHidden/>
              </w:rPr>
              <w:fldChar w:fldCharType="begin"/>
            </w:r>
            <w:r w:rsidR="00857E4A">
              <w:rPr>
                <w:noProof/>
                <w:webHidden/>
              </w:rPr>
              <w:instrText xml:space="preserve"> PAGEREF _Toc392095813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11DAFAA" w14:textId="77777777" w:rsidR="00857E4A" w:rsidRDefault="00BC34A7">
          <w:pPr>
            <w:pStyle w:val="TOC1"/>
            <w:tabs>
              <w:tab w:val="right" w:leader="dot" w:pos="8918"/>
            </w:tabs>
            <w:rPr>
              <w:rFonts w:asciiTheme="minorHAnsi" w:hAnsiTheme="minorHAnsi" w:cstheme="minorBidi"/>
              <w:noProof/>
              <w:sz w:val="22"/>
              <w:szCs w:val="22"/>
            </w:rPr>
          </w:pPr>
          <w:hyperlink w:anchor="_Toc392095814" w:history="1">
            <w:r w:rsidR="00857E4A" w:rsidRPr="004A6D0F">
              <w:rPr>
                <w:rStyle w:val="Hyperlink"/>
                <w:noProof/>
                <w:lang w:bidi="en-US"/>
              </w:rPr>
              <w:t>CHAPTER 4</w:t>
            </w:r>
            <w:r w:rsidR="00857E4A">
              <w:rPr>
                <w:noProof/>
                <w:webHidden/>
              </w:rPr>
              <w:tab/>
            </w:r>
            <w:r w:rsidR="00A10C9D">
              <w:rPr>
                <w:noProof/>
                <w:webHidden/>
              </w:rPr>
              <w:fldChar w:fldCharType="begin"/>
            </w:r>
            <w:r w:rsidR="00857E4A">
              <w:rPr>
                <w:noProof/>
                <w:webHidden/>
              </w:rPr>
              <w:instrText xml:space="preserve"> PAGEREF _Toc392095814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0AE8DD89" w14:textId="77777777" w:rsidR="00857E4A" w:rsidRDefault="00BC34A7">
          <w:pPr>
            <w:pStyle w:val="TOC1"/>
            <w:tabs>
              <w:tab w:val="left" w:pos="480"/>
              <w:tab w:val="right" w:leader="dot" w:pos="8918"/>
            </w:tabs>
            <w:rPr>
              <w:rFonts w:asciiTheme="minorHAnsi" w:hAnsiTheme="minorHAnsi" w:cstheme="minorBidi"/>
              <w:noProof/>
              <w:sz w:val="22"/>
              <w:szCs w:val="22"/>
            </w:rPr>
          </w:pPr>
          <w:hyperlink w:anchor="_Toc392095815" w:history="1">
            <w:r w:rsidR="00857E4A" w:rsidRPr="004A6D0F">
              <w:rPr>
                <w:rStyle w:val="Hyperlink"/>
                <w:noProof/>
                <w:lang w:bidi="en-US"/>
              </w:rPr>
              <w:t>4</w:t>
            </w:r>
            <w:r w:rsidR="00857E4A">
              <w:rPr>
                <w:rFonts w:asciiTheme="minorHAnsi" w:hAnsiTheme="minorHAnsi" w:cstheme="minorBidi"/>
                <w:noProof/>
                <w:sz w:val="22"/>
                <w:szCs w:val="22"/>
              </w:rPr>
              <w:tab/>
            </w:r>
            <w:r w:rsidR="00857E4A" w:rsidRPr="004A6D0F">
              <w:rPr>
                <w:rStyle w:val="Hyperlink"/>
                <w:noProof/>
                <w:lang w:bidi="en-US"/>
              </w:rPr>
              <w:t>EXPECTED RESULTS</w:t>
            </w:r>
            <w:r w:rsidR="00857E4A">
              <w:rPr>
                <w:noProof/>
                <w:webHidden/>
              </w:rPr>
              <w:tab/>
            </w:r>
            <w:r w:rsidR="00A10C9D">
              <w:rPr>
                <w:noProof/>
                <w:webHidden/>
              </w:rPr>
              <w:fldChar w:fldCharType="begin"/>
            </w:r>
            <w:r w:rsidR="00857E4A">
              <w:rPr>
                <w:noProof/>
                <w:webHidden/>
              </w:rPr>
              <w:instrText xml:space="preserve"> PAGEREF _Toc392095815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22877CE8" w14:textId="77777777" w:rsidR="00857E4A" w:rsidRDefault="00BC34A7">
          <w:pPr>
            <w:pStyle w:val="TOC1"/>
            <w:tabs>
              <w:tab w:val="right" w:leader="dot" w:pos="8918"/>
            </w:tabs>
            <w:rPr>
              <w:rFonts w:asciiTheme="minorHAnsi" w:hAnsiTheme="minorHAnsi" w:cstheme="minorBidi"/>
              <w:noProof/>
              <w:sz w:val="22"/>
              <w:szCs w:val="22"/>
            </w:rPr>
          </w:pPr>
          <w:hyperlink w:anchor="_Toc392095816" w:history="1">
            <w:r w:rsidR="00857E4A" w:rsidRPr="004A6D0F">
              <w:rPr>
                <w:rStyle w:val="Hyperlink"/>
                <w:noProof/>
                <w:lang w:bidi="en-US"/>
              </w:rPr>
              <w:t>BUDGET</w:t>
            </w:r>
            <w:r w:rsidR="00857E4A">
              <w:rPr>
                <w:noProof/>
                <w:webHidden/>
              </w:rPr>
              <w:tab/>
            </w:r>
            <w:r w:rsidR="00A10C9D">
              <w:rPr>
                <w:noProof/>
                <w:webHidden/>
              </w:rPr>
              <w:fldChar w:fldCharType="begin"/>
            </w:r>
            <w:r w:rsidR="00857E4A">
              <w:rPr>
                <w:noProof/>
                <w:webHidden/>
              </w:rPr>
              <w:instrText xml:space="preserve"> PAGEREF _Toc392095816 \h </w:instrText>
            </w:r>
            <w:r w:rsidR="00A10C9D">
              <w:rPr>
                <w:noProof/>
                <w:webHidden/>
              </w:rPr>
            </w:r>
            <w:r w:rsidR="00A10C9D">
              <w:rPr>
                <w:noProof/>
                <w:webHidden/>
              </w:rPr>
              <w:fldChar w:fldCharType="separate"/>
            </w:r>
            <w:r w:rsidR="00857E4A">
              <w:rPr>
                <w:noProof/>
                <w:webHidden/>
              </w:rPr>
              <w:t>1</w:t>
            </w:r>
            <w:r w:rsidR="00A10C9D">
              <w:rPr>
                <w:noProof/>
                <w:webHidden/>
              </w:rPr>
              <w:fldChar w:fldCharType="end"/>
            </w:r>
          </w:hyperlink>
        </w:p>
        <w:p w14:paraId="42CF833C" w14:textId="77777777" w:rsidR="00857E4A" w:rsidRDefault="00BC34A7">
          <w:pPr>
            <w:pStyle w:val="TOC1"/>
            <w:tabs>
              <w:tab w:val="right" w:leader="dot" w:pos="8918"/>
            </w:tabs>
            <w:rPr>
              <w:rFonts w:asciiTheme="minorHAnsi" w:hAnsiTheme="minorHAnsi" w:cstheme="minorBidi"/>
              <w:noProof/>
              <w:sz w:val="22"/>
              <w:szCs w:val="22"/>
            </w:rPr>
          </w:pPr>
          <w:hyperlink w:anchor="_Toc392095817" w:history="1">
            <w:r w:rsidR="00857E4A" w:rsidRPr="004A6D0F">
              <w:rPr>
                <w:rStyle w:val="Hyperlink"/>
                <w:noProof/>
                <w:lang w:bidi="en-US"/>
              </w:rPr>
              <w:t>WORKING SCHEDULE</w:t>
            </w:r>
            <w:r w:rsidR="00857E4A">
              <w:rPr>
                <w:noProof/>
                <w:webHidden/>
              </w:rPr>
              <w:tab/>
            </w:r>
            <w:r w:rsidR="00A10C9D">
              <w:rPr>
                <w:noProof/>
                <w:webHidden/>
              </w:rPr>
              <w:fldChar w:fldCharType="begin"/>
            </w:r>
            <w:r w:rsidR="00857E4A">
              <w:rPr>
                <w:noProof/>
                <w:webHidden/>
              </w:rPr>
              <w:instrText xml:space="preserve"> PAGEREF _Toc392095817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2DEA5C0E" w14:textId="77777777" w:rsidR="00857E4A" w:rsidRDefault="00BC34A7">
          <w:pPr>
            <w:pStyle w:val="TOC1"/>
            <w:tabs>
              <w:tab w:val="right" w:leader="dot" w:pos="8918"/>
            </w:tabs>
            <w:rPr>
              <w:rFonts w:asciiTheme="minorHAnsi" w:hAnsiTheme="minorHAnsi" w:cstheme="minorBidi"/>
              <w:noProof/>
              <w:sz w:val="22"/>
              <w:szCs w:val="22"/>
            </w:rPr>
          </w:pPr>
          <w:hyperlink w:anchor="_Toc392095818" w:history="1">
            <w:r w:rsidR="00857E4A" w:rsidRPr="004A6D0F">
              <w:rPr>
                <w:rStyle w:val="Hyperlink"/>
                <w:noProof/>
                <w:lang w:bidi="en-US"/>
              </w:rPr>
              <w:t>REFERENCES</w:t>
            </w:r>
            <w:r w:rsidR="00857E4A">
              <w:rPr>
                <w:noProof/>
                <w:webHidden/>
              </w:rPr>
              <w:tab/>
            </w:r>
            <w:r w:rsidR="00A10C9D">
              <w:rPr>
                <w:noProof/>
                <w:webHidden/>
              </w:rPr>
              <w:fldChar w:fldCharType="begin"/>
            </w:r>
            <w:r w:rsidR="00857E4A">
              <w:rPr>
                <w:noProof/>
                <w:webHidden/>
              </w:rPr>
              <w:instrText xml:space="preserve"> PAGEREF _Toc392095818 \h </w:instrText>
            </w:r>
            <w:r w:rsidR="00A10C9D">
              <w:rPr>
                <w:noProof/>
                <w:webHidden/>
              </w:rPr>
            </w:r>
            <w:r w:rsidR="00A10C9D">
              <w:rPr>
                <w:noProof/>
                <w:webHidden/>
              </w:rPr>
              <w:fldChar w:fldCharType="separate"/>
            </w:r>
            <w:r w:rsidR="00857E4A">
              <w:rPr>
                <w:noProof/>
                <w:webHidden/>
              </w:rPr>
              <w:t>2</w:t>
            </w:r>
            <w:r w:rsidR="00A10C9D">
              <w:rPr>
                <w:noProof/>
                <w:webHidden/>
              </w:rPr>
              <w:fldChar w:fldCharType="end"/>
            </w:r>
          </w:hyperlink>
        </w:p>
        <w:p w14:paraId="12DA54F6" w14:textId="77777777" w:rsidR="00BE268D" w:rsidRPr="007032FF" w:rsidRDefault="00A10C9D" w:rsidP="00571200">
          <w:pPr>
            <w:spacing w:line="360" w:lineRule="auto"/>
            <w:rPr>
              <w:color w:val="000000" w:themeColor="text1"/>
            </w:rPr>
          </w:pPr>
          <w:r w:rsidRPr="007032FF">
            <w:rPr>
              <w:color w:val="000000" w:themeColor="text1"/>
            </w:rPr>
            <w:fldChar w:fldCharType="end"/>
          </w:r>
        </w:p>
      </w:sdtContent>
    </w:sdt>
    <w:p w14:paraId="5CFA2CF8" w14:textId="77777777" w:rsidR="00E50DC5" w:rsidRPr="007032FF" w:rsidRDefault="00E50DC5">
      <w:pPr>
        <w:pStyle w:val="TableofFigures"/>
        <w:tabs>
          <w:tab w:val="right" w:leader="dot" w:pos="9350"/>
        </w:tabs>
        <w:rPr>
          <w:b/>
          <w:color w:val="000000" w:themeColor="text1"/>
        </w:rPr>
      </w:pPr>
    </w:p>
    <w:p w14:paraId="049C0A80" w14:textId="77777777" w:rsidR="00E50DC5" w:rsidRPr="007032FF" w:rsidRDefault="00E50DC5" w:rsidP="00E50DC5">
      <w:pPr>
        <w:rPr>
          <w:color w:val="000000" w:themeColor="text1"/>
        </w:rPr>
      </w:pPr>
    </w:p>
    <w:p w14:paraId="714B9342" w14:textId="77777777" w:rsidR="00060C91" w:rsidRPr="007032FF" w:rsidRDefault="00060C91" w:rsidP="00E50DC5">
      <w:pPr>
        <w:rPr>
          <w:color w:val="000000" w:themeColor="text1"/>
        </w:rPr>
      </w:pPr>
    </w:p>
    <w:p w14:paraId="7B5D451B" w14:textId="77777777" w:rsidR="00060C91" w:rsidRPr="007032FF" w:rsidRDefault="00060C91" w:rsidP="00E50DC5">
      <w:pPr>
        <w:rPr>
          <w:color w:val="000000" w:themeColor="text1"/>
        </w:rPr>
      </w:pPr>
    </w:p>
    <w:p w14:paraId="44312002" w14:textId="77777777" w:rsidR="00060C91" w:rsidRPr="007032FF" w:rsidRDefault="00060C91" w:rsidP="00E50DC5">
      <w:pPr>
        <w:rPr>
          <w:color w:val="000000" w:themeColor="text1"/>
        </w:rPr>
      </w:pPr>
    </w:p>
    <w:p w14:paraId="2BA5C8AA" w14:textId="77777777" w:rsidR="00060C91" w:rsidRPr="007032FF" w:rsidRDefault="00060C91" w:rsidP="00E50DC5">
      <w:pPr>
        <w:rPr>
          <w:color w:val="000000" w:themeColor="text1"/>
        </w:rPr>
      </w:pPr>
    </w:p>
    <w:p w14:paraId="02691FF5" w14:textId="77777777" w:rsidR="00857E4A" w:rsidRPr="007032FF" w:rsidRDefault="00857E4A" w:rsidP="00E50DC5">
      <w:pPr>
        <w:rPr>
          <w:color w:val="000000" w:themeColor="text1"/>
        </w:rPr>
      </w:pPr>
    </w:p>
    <w:p w14:paraId="15FBBECA" w14:textId="77777777" w:rsidR="00A250F9" w:rsidRPr="007032FF" w:rsidRDefault="00AA25D9" w:rsidP="00A97D22">
      <w:pPr>
        <w:pStyle w:val="Heading1"/>
        <w:numPr>
          <w:ilvl w:val="0"/>
          <w:numId w:val="0"/>
        </w:numPr>
        <w:rPr>
          <w:color w:val="000000" w:themeColor="text1"/>
        </w:rPr>
      </w:pPr>
      <w:bookmarkStart w:id="15" w:name="_Toc392095797"/>
      <w:r w:rsidRPr="007032FF">
        <w:rPr>
          <w:color w:val="000000" w:themeColor="text1"/>
        </w:rPr>
        <w:t xml:space="preserve">LIST OF </w:t>
      </w:r>
      <w:r w:rsidR="00A250F9" w:rsidRPr="007032FF">
        <w:rPr>
          <w:color w:val="000000" w:themeColor="text1"/>
        </w:rPr>
        <w:t>FIGURES</w:t>
      </w:r>
      <w:bookmarkEnd w:id="15"/>
    </w:p>
    <w:p w14:paraId="75D31B7B" w14:textId="77777777" w:rsidR="00353FF0" w:rsidRPr="007032FF" w:rsidRDefault="00A10C9D" w:rsidP="006B147B">
      <w:pPr>
        <w:rPr>
          <w:color w:val="000000" w:themeColor="text1"/>
        </w:rPr>
      </w:pPr>
      <w:r w:rsidRPr="007032FF">
        <w:rPr>
          <w:color w:val="000000" w:themeColor="text1"/>
        </w:rPr>
        <w:fldChar w:fldCharType="begin"/>
      </w:r>
      <w:r w:rsidR="00C610D6" w:rsidRPr="007032FF">
        <w:rPr>
          <w:color w:val="000000" w:themeColor="text1"/>
        </w:rPr>
        <w:instrText xml:space="preserve"> TOC \h \z \c "Figure" </w:instrText>
      </w:r>
      <w:r w:rsidRPr="007032FF">
        <w:rPr>
          <w:color w:val="000000" w:themeColor="text1"/>
        </w:rPr>
        <w:fldChar w:fldCharType="separate"/>
      </w:r>
      <w:r w:rsidR="00650F78">
        <w:rPr>
          <w:b/>
          <w:bCs/>
          <w:noProof/>
          <w:color w:val="000000" w:themeColor="text1"/>
        </w:rPr>
        <w:t>No table of figures entries found.</w:t>
      </w:r>
      <w:r w:rsidRPr="007032FF">
        <w:rPr>
          <w:color w:val="000000" w:themeColor="text1"/>
        </w:rPr>
        <w:fldChar w:fldCharType="end"/>
      </w:r>
    </w:p>
    <w:p w14:paraId="3ED23532" w14:textId="77777777" w:rsidR="00331117" w:rsidRDefault="00331117" w:rsidP="006B147B">
      <w:pPr>
        <w:rPr>
          <w:color w:val="000000" w:themeColor="text1"/>
        </w:rPr>
      </w:pPr>
    </w:p>
    <w:p w14:paraId="214F8E37" w14:textId="77777777" w:rsidR="00650F78" w:rsidRPr="007032FF" w:rsidRDefault="00650F78" w:rsidP="00650F78">
      <w:pPr>
        <w:pStyle w:val="Heading1"/>
        <w:numPr>
          <w:ilvl w:val="0"/>
          <w:numId w:val="0"/>
        </w:numPr>
        <w:ind w:left="360" w:hanging="360"/>
        <w:rPr>
          <w:color w:val="000000" w:themeColor="text1"/>
        </w:rPr>
      </w:pPr>
      <w:bookmarkStart w:id="16" w:name="_Toc392095798"/>
      <w:r w:rsidRPr="007032FF">
        <w:rPr>
          <w:color w:val="000000" w:themeColor="text1"/>
        </w:rPr>
        <w:t xml:space="preserve">LIST OF </w:t>
      </w:r>
      <w:r>
        <w:rPr>
          <w:color w:val="000000" w:themeColor="text1"/>
        </w:rPr>
        <w:t>TABLES</w:t>
      </w:r>
      <w:bookmarkEnd w:id="16"/>
    </w:p>
    <w:p w14:paraId="040F9FA9" w14:textId="77777777" w:rsidR="00331117" w:rsidRPr="007032FF" w:rsidRDefault="00A10C9D" w:rsidP="006B147B">
      <w:pPr>
        <w:rPr>
          <w:color w:val="000000" w:themeColor="text1"/>
        </w:rPr>
      </w:pPr>
      <w:r>
        <w:rPr>
          <w:color w:val="000000" w:themeColor="text1"/>
        </w:rPr>
        <w:fldChar w:fldCharType="begin"/>
      </w:r>
      <w:r w:rsidR="000044CA">
        <w:rPr>
          <w:color w:val="000000" w:themeColor="text1"/>
        </w:rPr>
        <w:instrText xml:space="preserve"> TOC \h \z \c "Table" </w:instrText>
      </w:r>
      <w:r>
        <w:rPr>
          <w:color w:val="000000" w:themeColor="text1"/>
        </w:rPr>
        <w:fldChar w:fldCharType="separate"/>
      </w:r>
      <w:r w:rsidR="000044CA">
        <w:rPr>
          <w:b/>
          <w:bCs/>
          <w:noProof/>
          <w:color w:val="000000" w:themeColor="text1"/>
        </w:rPr>
        <w:t>No table of figures entries found.</w:t>
      </w:r>
      <w:r>
        <w:rPr>
          <w:color w:val="000000" w:themeColor="text1"/>
        </w:rPr>
        <w:fldChar w:fldCharType="end"/>
      </w:r>
    </w:p>
    <w:p w14:paraId="666CDB67" w14:textId="77777777" w:rsidR="00331117" w:rsidRPr="007032FF" w:rsidRDefault="00331117" w:rsidP="006B147B">
      <w:pPr>
        <w:rPr>
          <w:color w:val="000000" w:themeColor="text1"/>
        </w:rPr>
      </w:pPr>
    </w:p>
    <w:p w14:paraId="7929E36B" w14:textId="77777777" w:rsidR="00B524D3" w:rsidRPr="007032FF" w:rsidRDefault="00300A3E" w:rsidP="00060C91">
      <w:pPr>
        <w:pStyle w:val="Heading1"/>
        <w:numPr>
          <w:ilvl w:val="0"/>
          <w:numId w:val="0"/>
        </w:numPr>
        <w:ind w:left="360" w:hanging="360"/>
        <w:rPr>
          <w:color w:val="000000" w:themeColor="text1"/>
        </w:rPr>
      </w:pPr>
      <w:bookmarkStart w:id="17" w:name="_Toc392095799"/>
      <w:r w:rsidRPr="007032FF">
        <w:rPr>
          <w:color w:val="000000" w:themeColor="text1"/>
        </w:rPr>
        <w:t>LIST OF ABBREVIATIONS</w:t>
      </w:r>
      <w:bookmarkEnd w:id="17"/>
    </w:p>
    <w:p w14:paraId="57067A61" w14:textId="77777777" w:rsidR="00F64916" w:rsidRPr="007032FF" w:rsidRDefault="00F64916" w:rsidP="00BD21AB">
      <w:pPr>
        <w:rPr>
          <w:color w:val="000000" w:themeColor="text1"/>
        </w:rPr>
      </w:pPr>
      <w:r w:rsidRPr="007032FF">
        <w:rPr>
          <w:color w:val="000000" w:themeColor="text1"/>
        </w:rPr>
        <w:t>AAAS ……………….</w:t>
      </w:r>
      <w:r w:rsidRPr="007032FF">
        <w:rPr>
          <w:color w:val="000000" w:themeColor="text1"/>
        </w:rPr>
        <w:tab/>
      </w:r>
      <w:r w:rsidRPr="007032FF">
        <w:rPr>
          <w:color w:val="000000" w:themeColor="text1"/>
        </w:rPr>
        <w:tab/>
        <w:t>Adaptive Antenna Array System</w:t>
      </w:r>
    </w:p>
    <w:p w14:paraId="2E91B47B" w14:textId="77777777" w:rsidR="00F64916" w:rsidRPr="007032FF" w:rsidRDefault="00F64916" w:rsidP="00077FA3">
      <w:pPr>
        <w:rPr>
          <w:color w:val="000000" w:themeColor="text1"/>
        </w:rPr>
      </w:pPr>
      <w:r w:rsidRPr="007032FF">
        <w:rPr>
          <w:color w:val="000000" w:themeColor="text1"/>
        </w:rPr>
        <w:t>AI…………………….</w:t>
      </w:r>
      <w:r w:rsidRPr="007032FF">
        <w:rPr>
          <w:color w:val="000000" w:themeColor="text1"/>
        </w:rPr>
        <w:tab/>
      </w:r>
      <w:r w:rsidRPr="007032FF">
        <w:rPr>
          <w:color w:val="000000" w:themeColor="text1"/>
        </w:rPr>
        <w:tab/>
        <w:t>Artificial Intelligence</w:t>
      </w:r>
    </w:p>
    <w:p w14:paraId="26C592F9" w14:textId="77777777" w:rsidR="00F64916" w:rsidRPr="007032FF" w:rsidRDefault="00F64916" w:rsidP="00BD21AB">
      <w:pPr>
        <w:rPr>
          <w:color w:val="000000" w:themeColor="text1"/>
        </w:rPr>
      </w:pPr>
      <w:r w:rsidRPr="007032FF">
        <w:rPr>
          <w:color w:val="000000" w:themeColor="text1"/>
        </w:rPr>
        <w:t>BER………………….</w:t>
      </w:r>
      <w:r w:rsidRPr="007032FF">
        <w:rPr>
          <w:color w:val="000000" w:themeColor="text1"/>
        </w:rPr>
        <w:tab/>
      </w:r>
      <w:r w:rsidRPr="007032FF">
        <w:rPr>
          <w:color w:val="000000" w:themeColor="text1"/>
        </w:rPr>
        <w:tab/>
        <w:t>Bit Error Rate</w:t>
      </w:r>
    </w:p>
    <w:p w14:paraId="04A42E75" w14:textId="77777777" w:rsidR="00F64916" w:rsidRPr="007032FF" w:rsidRDefault="00F64916" w:rsidP="00502F8E">
      <w:pPr>
        <w:rPr>
          <w:color w:val="000000" w:themeColor="text1"/>
        </w:rPr>
      </w:pPr>
      <w:r w:rsidRPr="007032FF">
        <w:rPr>
          <w:color w:val="000000" w:themeColor="text1"/>
        </w:rPr>
        <w:t>CGA…………………..</w:t>
      </w:r>
      <w:r w:rsidRPr="007032FF">
        <w:rPr>
          <w:color w:val="000000" w:themeColor="text1"/>
        </w:rPr>
        <w:tab/>
      </w:r>
      <w:r w:rsidRPr="007032FF">
        <w:rPr>
          <w:color w:val="000000" w:themeColor="text1"/>
        </w:rPr>
        <w:tab/>
        <w:t>Conjugate Gradient Algorithm</w:t>
      </w:r>
    </w:p>
    <w:p w14:paraId="2996E35F" w14:textId="77777777" w:rsidR="00F64916" w:rsidRPr="007032FF" w:rsidRDefault="00F64916" w:rsidP="00BD21AB">
      <w:pPr>
        <w:rPr>
          <w:color w:val="000000" w:themeColor="text1"/>
        </w:rPr>
      </w:pPr>
      <w:r w:rsidRPr="007032FF">
        <w:rPr>
          <w:color w:val="000000" w:themeColor="text1"/>
        </w:rPr>
        <w:t>CMA ………………...</w:t>
      </w:r>
      <w:r w:rsidRPr="007032FF">
        <w:rPr>
          <w:color w:val="000000" w:themeColor="text1"/>
        </w:rPr>
        <w:tab/>
      </w:r>
      <w:r w:rsidRPr="007032FF">
        <w:rPr>
          <w:color w:val="000000" w:themeColor="text1"/>
        </w:rPr>
        <w:tab/>
        <w:t xml:space="preserve">Constant Modulus Algorithm </w:t>
      </w:r>
    </w:p>
    <w:p w14:paraId="1C9D7514" w14:textId="77777777" w:rsidR="00F64916" w:rsidRPr="007032FF" w:rsidRDefault="00F64916" w:rsidP="00077FA3">
      <w:pPr>
        <w:rPr>
          <w:color w:val="000000" w:themeColor="text1"/>
        </w:rPr>
      </w:pPr>
      <w:r w:rsidRPr="007032FF">
        <w:rPr>
          <w:color w:val="000000" w:themeColor="text1"/>
        </w:rPr>
        <w:t>DDA...………………..</w:t>
      </w:r>
      <w:r w:rsidRPr="007032FF">
        <w:rPr>
          <w:color w:val="000000" w:themeColor="text1"/>
        </w:rPr>
        <w:tab/>
      </w:r>
      <w:r w:rsidRPr="007032FF">
        <w:rPr>
          <w:color w:val="000000" w:themeColor="text1"/>
        </w:rPr>
        <w:tab/>
        <w:t>Decision Directed Algorithm</w:t>
      </w:r>
    </w:p>
    <w:p w14:paraId="5FA13144" w14:textId="77777777" w:rsidR="00F64916" w:rsidRPr="007032FF" w:rsidRDefault="00F64916" w:rsidP="00BD21AB">
      <w:pPr>
        <w:rPr>
          <w:color w:val="000000" w:themeColor="text1"/>
          <w:sz w:val="23"/>
          <w:szCs w:val="23"/>
        </w:rPr>
      </w:pPr>
      <w:r w:rsidRPr="007032FF">
        <w:rPr>
          <w:color w:val="000000" w:themeColor="text1"/>
          <w:sz w:val="23"/>
          <w:szCs w:val="23"/>
        </w:rPr>
        <w:t xml:space="preserve">DOA………………….. </w:t>
      </w:r>
      <w:r w:rsidRPr="007032FF">
        <w:rPr>
          <w:color w:val="000000" w:themeColor="text1"/>
          <w:sz w:val="23"/>
          <w:szCs w:val="23"/>
        </w:rPr>
        <w:tab/>
      </w:r>
      <w:r w:rsidRPr="007032FF">
        <w:rPr>
          <w:color w:val="000000" w:themeColor="text1"/>
          <w:sz w:val="23"/>
          <w:szCs w:val="23"/>
        </w:rPr>
        <w:tab/>
        <w:t>Direction of Arrival</w:t>
      </w:r>
    </w:p>
    <w:p w14:paraId="45EBF5F7" w14:textId="77777777" w:rsidR="00F64916" w:rsidRPr="007032FF" w:rsidRDefault="00F64916" w:rsidP="00502F8E">
      <w:pPr>
        <w:rPr>
          <w:color w:val="000000" w:themeColor="text1"/>
        </w:rPr>
      </w:pPr>
      <w:r w:rsidRPr="007032FF">
        <w:rPr>
          <w:color w:val="000000" w:themeColor="text1"/>
        </w:rPr>
        <w:t>FGA…………………..</w:t>
      </w:r>
      <w:r w:rsidRPr="007032FF">
        <w:rPr>
          <w:color w:val="000000" w:themeColor="text1"/>
        </w:rPr>
        <w:tab/>
      </w:r>
      <w:r w:rsidRPr="007032FF">
        <w:rPr>
          <w:color w:val="000000" w:themeColor="text1"/>
        </w:rPr>
        <w:tab/>
        <w:t>Fuzzy Genetic Algorithm</w:t>
      </w:r>
    </w:p>
    <w:p w14:paraId="0847CCAA" w14:textId="77777777" w:rsidR="00F64916" w:rsidRPr="007032FF" w:rsidRDefault="00F64916" w:rsidP="00BD21AB">
      <w:pPr>
        <w:rPr>
          <w:color w:val="000000" w:themeColor="text1"/>
        </w:rPr>
      </w:pPr>
      <w:r w:rsidRPr="007032FF">
        <w:rPr>
          <w:color w:val="000000" w:themeColor="text1"/>
        </w:rPr>
        <w:t>GA…………………..</w:t>
      </w:r>
      <w:r w:rsidRPr="007032FF">
        <w:rPr>
          <w:color w:val="000000" w:themeColor="text1"/>
        </w:rPr>
        <w:tab/>
      </w:r>
      <w:r w:rsidRPr="007032FF">
        <w:rPr>
          <w:color w:val="000000" w:themeColor="text1"/>
        </w:rPr>
        <w:tab/>
      </w:r>
      <w:r w:rsidRPr="007032FF">
        <w:rPr>
          <w:color w:val="000000" w:themeColor="text1"/>
        </w:rPr>
        <w:tab/>
        <w:t>Genetic Algorithm</w:t>
      </w:r>
    </w:p>
    <w:p w14:paraId="4583579F" w14:textId="77777777" w:rsidR="00F64916" w:rsidRPr="007032FF" w:rsidRDefault="00F64916" w:rsidP="00BD21AB">
      <w:pPr>
        <w:rPr>
          <w:color w:val="000000" w:themeColor="text1"/>
        </w:rPr>
      </w:pPr>
      <w:r w:rsidRPr="007032FF">
        <w:rPr>
          <w:color w:val="000000" w:themeColor="text1"/>
        </w:rPr>
        <w:t>GSM………………….</w:t>
      </w:r>
      <w:r w:rsidRPr="007032FF">
        <w:rPr>
          <w:color w:val="000000" w:themeColor="text1"/>
        </w:rPr>
        <w:tab/>
      </w:r>
      <w:r w:rsidRPr="007032FF">
        <w:rPr>
          <w:color w:val="000000" w:themeColor="text1"/>
        </w:rPr>
        <w:tab/>
        <w:t>Global System for Mobile Communications</w:t>
      </w:r>
    </w:p>
    <w:p w14:paraId="5AC53BA3" w14:textId="77777777" w:rsidR="00F64916" w:rsidRPr="007032FF" w:rsidRDefault="00BC34A7" w:rsidP="00BD21AB">
      <w:pPr>
        <w:rPr>
          <w:color w:val="000000" w:themeColor="text1"/>
        </w:rPr>
      </w:pPr>
      <w:hyperlink r:id="rId9" w:tooltip="Least mean squares" w:history="1">
        <w:r w:rsidR="00F64916" w:rsidRPr="007032FF">
          <w:rPr>
            <w:color w:val="000000" w:themeColor="text1"/>
          </w:rPr>
          <w:t>LMS</w:t>
        </w:r>
      </w:hyperlink>
      <w:r w:rsidR="00F64916" w:rsidRPr="007032FF">
        <w:rPr>
          <w:color w:val="000000" w:themeColor="text1"/>
        </w:rPr>
        <w:t>………………….</w:t>
      </w:r>
      <w:r w:rsidR="00F64916" w:rsidRPr="007032FF">
        <w:rPr>
          <w:color w:val="000000" w:themeColor="text1"/>
        </w:rPr>
        <w:tab/>
      </w:r>
      <w:r w:rsidR="00F64916" w:rsidRPr="007032FF">
        <w:rPr>
          <w:color w:val="000000" w:themeColor="text1"/>
        </w:rPr>
        <w:tab/>
        <w:t>Least Mean Squares</w:t>
      </w:r>
    </w:p>
    <w:p w14:paraId="5B8DC3FD" w14:textId="77777777" w:rsidR="00F64916" w:rsidRPr="007032FF" w:rsidRDefault="00F64916" w:rsidP="00947755">
      <w:pPr>
        <w:rPr>
          <w:color w:val="000000" w:themeColor="text1"/>
        </w:rPr>
      </w:pPr>
      <w:r w:rsidRPr="007032FF">
        <w:rPr>
          <w:color w:val="000000" w:themeColor="text1"/>
        </w:rPr>
        <w:t>MMSE………………..</w:t>
      </w:r>
      <w:r w:rsidRPr="007032FF">
        <w:rPr>
          <w:color w:val="000000" w:themeColor="text1"/>
        </w:rPr>
        <w:tab/>
      </w:r>
      <w:r w:rsidRPr="007032FF">
        <w:rPr>
          <w:color w:val="000000" w:themeColor="text1"/>
        </w:rPr>
        <w:tab/>
        <w:t>Minimum Mean Square Error</w:t>
      </w:r>
    </w:p>
    <w:p w14:paraId="68A4B0B3" w14:textId="77777777" w:rsidR="00F64916" w:rsidRPr="007032FF" w:rsidRDefault="00F64916" w:rsidP="00BD21AB">
      <w:pPr>
        <w:rPr>
          <w:color w:val="000000" w:themeColor="text1"/>
        </w:rPr>
      </w:pPr>
      <w:r w:rsidRPr="007032FF">
        <w:rPr>
          <w:color w:val="000000" w:themeColor="text1"/>
        </w:rPr>
        <w:t>PSO…………………</w:t>
      </w:r>
      <w:r w:rsidRPr="007032FF">
        <w:rPr>
          <w:color w:val="000000" w:themeColor="text1"/>
        </w:rPr>
        <w:tab/>
      </w:r>
      <w:r w:rsidRPr="007032FF">
        <w:rPr>
          <w:color w:val="000000" w:themeColor="text1"/>
        </w:rPr>
        <w:tab/>
      </w:r>
      <w:r w:rsidRPr="007032FF">
        <w:rPr>
          <w:color w:val="000000" w:themeColor="text1"/>
        </w:rPr>
        <w:tab/>
        <w:t>Particle Swarm Optimization</w:t>
      </w:r>
    </w:p>
    <w:p w14:paraId="111BC388" w14:textId="77777777" w:rsidR="00F64916" w:rsidRPr="007032FF" w:rsidRDefault="00F64916" w:rsidP="00BD21AB">
      <w:pPr>
        <w:rPr>
          <w:color w:val="000000" w:themeColor="text1"/>
        </w:rPr>
      </w:pPr>
      <w:r w:rsidRPr="007032FF">
        <w:rPr>
          <w:color w:val="000000" w:themeColor="text1"/>
        </w:rPr>
        <w:t>RLS………………….</w:t>
      </w:r>
      <w:r w:rsidRPr="007032FF">
        <w:rPr>
          <w:color w:val="000000" w:themeColor="text1"/>
        </w:rPr>
        <w:tab/>
      </w:r>
      <w:r w:rsidRPr="007032FF">
        <w:rPr>
          <w:color w:val="000000" w:themeColor="text1"/>
        </w:rPr>
        <w:tab/>
        <w:t>Recursive Least Squares</w:t>
      </w:r>
    </w:p>
    <w:p w14:paraId="7128FF96" w14:textId="77777777" w:rsidR="00F64916" w:rsidRPr="007032FF" w:rsidRDefault="00F64916" w:rsidP="00BD21AB">
      <w:pPr>
        <w:rPr>
          <w:color w:val="000000" w:themeColor="text1"/>
        </w:rPr>
      </w:pPr>
      <w:r w:rsidRPr="007032FF">
        <w:rPr>
          <w:color w:val="000000" w:themeColor="text1"/>
        </w:rPr>
        <w:t>SINR………………….</w:t>
      </w:r>
      <w:r w:rsidRPr="007032FF">
        <w:rPr>
          <w:color w:val="000000" w:themeColor="text1"/>
        </w:rPr>
        <w:tab/>
      </w:r>
      <w:r w:rsidRPr="007032FF">
        <w:rPr>
          <w:color w:val="000000" w:themeColor="text1"/>
        </w:rPr>
        <w:tab/>
        <w:t>Signal to Interference and Noise ratio</w:t>
      </w:r>
    </w:p>
    <w:p w14:paraId="4CE20CC3" w14:textId="77777777" w:rsidR="00F43A5F" w:rsidRPr="007032FF" w:rsidRDefault="00E22B7C">
      <w:pPr>
        <w:rPr>
          <w:color w:val="000000" w:themeColor="text1"/>
        </w:rPr>
        <w:sectPr w:rsidR="00F43A5F" w:rsidRPr="007032FF" w:rsidSect="004275FF">
          <w:footerReference w:type="default" r:id="rId10"/>
          <w:pgSz w:w="12240" w:h="15840" w:code="1"/>
          <w:pgMar w:top="1440" w:right="1440" w:bottom="1440" w:left="1440" w:header="720" w:footer="720" w:gutter="432"/>
          <w:pgNumType w:fmt="lowerRoman" w:start="1"/>
          <w:cols w:space="720"/>
          <w:titlePg/>
          <w:docGrid w:linePitch="360"/>
        </w:sectPr>
      </w:pPr>
      <w:r w:rsidRPr="007032FF">
        <w:rPr>
          <w:color w:val="000000" w:themeColor="text1"/>
        </w:rPr>
        <w:br w:type="page"/>
      </w:r>
    </w:p>
    <w:p w14:paraId="171064A4" w14:textId="77777777" w:rsidR="00CF6B00" w:rsidRPr="007032FF" w:rsidRDefault="00CF6B00" w:rsidP="00CF6B00">
      <w:pPr>
        <w:pStyle w:val="Heading1"/>
        <w:numPr>
          <w:ilvl w:val="0"/>
          <w:numId w:val="0"/>
        </w:numPr>
        <w:ind w:left="360" w:hanging="360"/>
        <w:rPr>
          <w:color w:val="000000" w:themeColor="text1"/>
        </w:rPr>
      </w:pPr>
      <w:bookmarkStart w:id="18" w:name="_Toc392095800"/>
      <w:r w:rsidRPr="007032FF">
        <w:rPr>
          <w:color w:val="000000" w:themeColor="text1"/>
        </w:rPr>
        <w:lastRenderedPageBreak/>
        <w:t>CHAPTER 1</w:t>
      </w:r>
      <w:bookmarkEnd w:id="18"/>
    </w:p>
    <w:p w14:paraId="6AF1AC36" w14:textId="77777777" w:rsidR="00173E6D" w:rsidRPr="007032FF" w:rsidRDefault="00300A3E" w:rsidP="00D01639">
      <w:pPr>
        <w:pStyle w:val="Heading1"/>
      </w:pPr>
      <w:bookmarkStart w:id="19" w:name="_Toc392095801"/>
      <w:r w:rsidRPr="007032FF">
        <w:t>INTRODUCTION</w:t>
      </w:r>
      <w:bookmarkEnd w:id="19"/>
    </w:p>
    <w:p w14:paraId="54687C24" w14:textId="77777777" w:rsidR="00566BA3" w:rsidRDefault="00270E76" w:rsidP="00D01639">
      <w:pPr>
        <w:pStyle w:val="Heading2"/>
      </w:pPr>
      <w:bookmarkStart w:id="20" w:name="_Toc392095802"/>
      <w:r w:rsidRPr="007032FF">
        <w:t>BACKGROUND</w:t>
      </w:r>
      <w:bookmarkEnd w:id="20"/>
    </w:p>
    <w:p w14:paraId="42652EBD" w14:textId="52795780" w:rsidR="00DA7B3A" w:rsidRDefault="00203FEB" w:rsidP="006E450F">
      <w:r>
        <w:t xml:space="preserve">Connected and Autonomous </w:t>
      </w:r>
      <w:proofErr w:type="gramStart"/>
      <w:r>
        <w:t>Vehicles(</w:t>
      </w:r>
      <w:proofErr w:type="gramEnd"/>
      <w:r>
        <w:t>CAVs) will as key entities for the Next-Generation Intelligent Transportation System (ITS) applications and services. The trend toward autonomous vehicles is transforming how cars are designed and marketed. Vehicles are gradually being equipped with more sensors, there is also a shift in emphasis from car exterio</w:t>
      </w:r>
      <w:r w:rsidR="00F43B85">
        <w:t>r</w:t>
      </w:r>
      <w:r>
        <w:t>s to interiors, and a shift from engine performance to personalized passenger experiences.</w:t>
      </w:r>
      <w:r w:rsidR="004F719A">
        <w:t xml:space="preserve"> Vehicles are also getting connected to each other, to users, and to infrastructure.</w:t>
      </w:r>
    </w:p>
    <w:p w14:paraId="12F528E8" w14:textId="3849E0CE" w:rsidR="00E71977" w:rsidRDefault="008E021C" w:rsidP="00B64E75">
      <w:r w:rsidRPr="008E021C">
        <w:t>Data from the onboard sensors can be shared with other vehicles</w:t>
      </w:r>
      <w:r>
        <w:t xml:space="preserve"> to understand traffic conditions and improve navigation quality. The same data can be shared with the infrastructure network and used for efficient resource allocation.</w:t>
      </w:r>
    </w:p>
    <w:p w14:paraId="08FA8EC3" w14:textId="3CEAA541" w:rsidR="00DE7147" w:rsidRDefault="00081CED" w:rsidP="00B64E75">
      <w:r>
        <w:t xml:space="preserve">The next generation of automotive application such as Virtual reality and </w:t>
      </w:r>
      <w:proofErr w:type="gramStart"/>
      <w:r>
        <w:t>Augmented</w:t>
      </w:r>
      <w:proofErr w:type="gramEnd"/>
      <w:r>
        <w:t xml:space="preserve"> reality place the highest demand on network resources and quality. For instance, they require gigabit-per-second data rates, extreme low latency and very high quality of </w:t>
      </w:r>
      <w:proofErr w:type="gramStart"/>
      <w:r>
        <w:t>service</w:t>
      </w:r>
      <w:r w:rsidR="00542B0B">
        <w:t>(</w:t>
      </w:r>
      <w:proofErr w:type="spellStart"/>
      <w:proofErr w:type="gramEnd"/>
      <w:r w:rsidR="00542B0B">
        <w:t>QoS</w:t>
      </w:r>
      <w:proofErr w:type="spellEnd"/>
      <w:r w:rsidR="00542B0B">
        <w:t>)</w:t>
      </w:r>
      <w:r>
        <w:t>.</w:t>
      </w:r>
    </w:p>
    <w:p w14:paraId="599DB117" w14:textId="522A2189" w:rsidR="00C21488" w:rsidRDefault="00C21488" w:rsidP="00B64E75">
      <w:r>
        <w:t xml:space="preserve">All these network requirements can be delivered by </w:t>
      </w:r>
      <w:proofErr w:type="spellStart"/>
      <w:r>
        <w:t>mmWave</w:t>
      </w:r>
      <w:proofErr w:type="spellEnd"/>
      <w:r>
        <w:t xml:space="preserve"> systems had it not been that increased vehicular mobility as well as the propagation characteristics of these systems lead to performance degradation due to Doppler Shifts and frequency misalignments.</w:t>
      </w:r>
    </w:p>
    <w:p w14:paraId="343FA86C" w14:textId="16CA9E6A" w:rsidR="00D8098E" w:rsidRDefault="00D8098E" w:rsidP="00B64E75">
      <w:r>
        <w:t xml:space="preserve">As a solution, we propose a hybrid approach to </w:t>
      </w:r>
      <w:proofErr w:type="spellStart"/>
      <w:r>
        <w:t>beamforming</w:t>
      </w:r>
      <w:proofErr w:type="spellEnd"/>
      <w:r>
        <w:t xml:space="preserve"> leveraging Dedicated Short Range Communication and </w:t>
      </w:r>
      <w:r w:rsidR="00633870">
        <w:t>Millimeter Wave Radio Access Technologies.</w:t>
      </w:r>
      <w:r w:rsidR="000C56DD">
        <w:t xml:space="preserve"> Information broadcast from the vehicles using DSRC</w:t>
      </w:r>
      <w:r w:rsidR="00EF3915">
        <w:t xml:space="preserve"> are used to initialize a prediction algorithm to estimate the vehicle </w:t>
      </w:r>
      <w:proofErr w:type="spellStart"/>
      <w:r w:rsidR="00EF3915">
        <w:t>positon</w:t>
      </w:r>
      <w:proofErr w:type="spellEnd"/>
      <w:r w:rsidR="00EF3915">
        <w:t xml:space="preserve"> and the beam in steered in that direction.</w:t>
      </w:r>
      <w:r>
        <w:t xml:space="preserve"> </w:t>
      </w:r>
    </w:p>
    <w:p w14:paraId="72C9A5CD" w14:textId="77777777" w:rsidR="00542B0B" w:rsidRPr="00B64E75" w:rsidRDefault="00542B0B" w:rsidP="00B64E75"/>
    <w:p w14:paraId="476F59E7" w14:textId="77777777" w:rsidR="00852E96" w:rsidRDefault="00852E96" w:rsidP="00D01639">
      <w:pPr>
        <w:pStyle w:val="Heading2"/>
      </w:pPr>
      <w:bookmarkStart w:id="21" w:name="_Toc392095803"/>
      <w:r w:rsidRPr="007032FF">
        <w:t>PROBLEM STATEMENT</w:t>
      </w:r>
      <w:bookmarkEnd w:id="21"/>
      <w:r w:rsidRPr="007032FF">
        <w:t xml:space="preserve"> </w:t>
      </w:r>
    </w:p>
    <w:p w14:paraId="2ED2852E" w14:textId="27433192" w:rsidR="00936546" w:rsidRDefault="00936546" w:rsidP="00936546">
      <w:r>
        <w:t>Mi</w:t>
      </w:r>
      <w:r w:rsidR="009E69DA">
        <w:t>llimeter Wave systems hold the promise for the future of communications as well as the potential for creating an immense value chain in Telecommunications.</w:t>
      </w:r>
      <w:r w:rsidR="00FB2178">
        <w:t xml:space="preserve"> There are three families of use case scenario applications for these systems, namely:</w:t>
      </w:r>
    </w:p>
    <w:p w14:paraId="6CE1A350" w14:textId="57675D22" w:rsidR="00FB2178" w:rsidRDefault="00FB2178" w:rsidP="00272D37">
      <w:pPr>
        <w:pStyle w:val="ListParagraph"/>
        <w:numPr>
          <w:ilvl w:val="0"/>
          <w:numId w:val="25"/>
        </w:numPr>
      </w:pPr>
      <w:r>
        <w:t>Massive machine-type communications which require connectivity for millions of devices which transmit low volume, non-delay sensitive data.</w:t>
      </w:r>
    </w:p>
    <w:p w14:paraId="006D66F8" w14:textId="2D2DFE56" w:rsidR="00597519" w:rsidRDefault="00597519" w:rsidP="00272D37">
      <w:pPr>
        <w:pStyle w:val="ListParagraph"/>
        <w:numPr>
          <w:ilvl w:val="0"/>
          <w:numId w:val="25"/>
        </w:numPr>
      </w:pPr>
      <w:r>
        <w:t>Critical machine-type communications for ultra-reliable, resilient, instantaneous connectivity with stringent requirements for capabilities such as throughput, latency and availability.</w:t>
      </w:r>
    </w:p>
    <w:p w14:paraId="4DC09305" w14:textId="76406287" w:rsidR="00FB59BC" w:rsidRDefault="00FB59BC" w:rsidP="00272D37">
      <w:pPr>
        <w:pStyle w:val="ListParagraph"/>
        <w:numPr>
          <w:ilvl w:val="0"/>
          <w:numId w:val="25"/>
        </w:numPr>
      </w:pPr>
      <w:r>
        <w:t>Enhanced mobile broadband for mass mobile connectivity as demand for mobile broadband continues to increase.</w:t>
      </w:r>
    </w:p>
    <w:p w14:paraId="75956C0C" w14:textId="48F28B8C" w:rsidR="00272D37" w:rsidRDefault="00043E76" w:rsidP="00272D37">
      <w:r>
        <w:lastRenderedPageBreak/>
        <w:t>In the future Intelligent Transportation Systems (ITSs), these use cases are present, for instance,</w:t>
      </w:r>
    </w:p>
    <w:p w14:paraId="0EE6D7D4" w14:textId="75CD8F0F" w:rsidR="00043E76" w:rsidRDefault="00043E76" w:rsidP="0022650F">
      <w:pPr>
        <w:pStyle w:val="ListParagraph"/>
        <w:numPr>
          <w:ilvl w:val="0"/>
          <w:numId w:val="26"/>
        </w:numPr>
      </w:pPr>
      <w:r>
        <w:t xml:space="preserve">Vehicles will need to share trip data, diagnostic reports and other information which may not be critical with the owners and the </w:t>
      </w:r>
      <w:r w:rsidR="006179EE">
        <w:t>manufacturers</w:t>
      </w:r>
      <w:r>
        <w:t xml:space="preserve"> – the Internet of Moving Things</w:t>
      </w:r>
    </w:p>
    <w:p w14:paraId="7E5F08A9" w14:textId="7CE50B4B" w:rsidR="00043E76" w:rsidRDefault="00043E76" w:rsidP="0022650F">
      <w:pPr>
        <w:pStyle w:val="ListParagraph"/>
        <w:numPr>
          <w:ilvl w:val="0"/>
          <w:numId w:val="26"/>
        </w:numPr>
      </w:pPr>
      <w:r>
        <w:t>Autonomous driving requires ultra-reliable, resilient and instantaneous connectivity to be able to handle the caprice of daily driving.</w:t>
      </w:r>
    </w:p>
    <w:p w14:paraId="7352389B" w14:textId="0931E012" w:rsidR="00DD0D0A" w:rsidRDefault="00F5269A" w:rsidP="0022650F">
      <w:pPr>
        <w:pStyle w:val="ListParagraph"/>
        <w:numPr>
          <w:ilvl w:val="0"/>
          <w:numId w:val="26"/>
        </w:numPr>
      </w:pPr>
      <w:r>
        <w:t>Vehicles are slowly transitioning into infotainment devices as well which puts heavy demands on mobile broadband due to applications such as AR and VR.</w:t>
      </w:r>
    </w:p>
    <w:p w14:paraId="5313015C" w14:textId="063CD458" w:rsidR="00FD7B27" w:rsidRDefault="00754301" w:rsidP="00272D37">
      <w:r>
        <w:t>Increased vehicular mobility leads to performance degradation due to Doppler shifts and frequency misalignments. Such could adversely affect the critical machine-type communication as well as the overall mobile user experiences as they drive along.</w:t>
      </w:r>
    </w:p>
    <w:p w14:paraId="72278EB1" w14:textId="497FBF99" w:rsidR="00CB2963" w:rsidRDefault="00CB2963" w:rsidP="00272D37">
      <w:pPr>
        <w:rPr>
          <w:ins w:id="22" w:author="clifford beta" w:date="2018-02-06T12:20:00Z"/>
        </w:rPr>
      </w:pPr>
      <w:r>
        <w:t>Consequently, there is need for constant beam steering increas</w:t>
      </w:r>
      <w:ins w:id="23" w:author="clifford beta" w:date="2018-02-06T12:20:00Z">
        <w:r w:rsidR="00620428">
          <w:t>ing</w:t>
        </w:r>
      </w:ins>
      <w:del w:id="24" w:author="clifford beta" w:date="2018-02-06T12:20:00Z">
        <w:r w:rsidDel="00620428">
          <w:delText>es</w:delText>
        </w:r>
      </w:del>
      <w:r>
        <w:t xml:space="preserve"> the in-band beam forming overhead.</w:t>
      </w:r>
    </w:p>
    <w:p w14:paraId="68D63033" w14:textId="77777777" w:rsidR="003474AD" w:rsidRPr="00936546" w:rsidRDefault="003474AD" w:rsidP="00272D37"/>
    <w:p w14:paraId="0BBCB36A" w14:textId="09AF86B6" w:rsidR="00703D65" w:rsidRDefault="00DD199C" w:rsidP="004B2CB5">
      <w:pPr>
        <w:rPr>
          <w:ins w:id="25" w:author="clifford beta" w:date="2018-02-06T12:23:00Z"/>
        </w:rPr>
      </w:pPr>
      <w:r>
        <w:t>In this paper, we propose a novel approach to beam steering which involves the use of a RNN to predict vehicle position and steering the beam in the predicted direction.</w:t>
      </w:r>
      <w:r w:rsidR="00817138">
        <w:t xml:space="preserve"> Information between the vehicles and the infrastructure network will be exchanged via DSRC beacons.</w:t>
      </w:r>
    </w:p>
    <w:p w14:paraId="3C9759A3" w14:textId="77777777" w:rsidR="00C253F3" w:rsidRPr="00703D65" w:rsidRDefault="00C253F3" w:rsidP="004B2CB5"/>
    <w:p w14:paraId="15D8D12E" w14:textId="77777777" w:rsidR="004B35F9" w:rsidRDefault="00852E96" w:rsidP="004B35F9">
      <w:pPr>
        <w:pStyle w:val="Heading2"/>
        <w:rPr>
          <w:ins w:id="26" w:author="clifford beta" w:date="2018-02-06T12:25:00Z"/>
        </w:rPr>
      </w:pPr>
      <w:bookmarkStart w:id="27" w:name="_Toc392095804"/>
      <w:r w:rsidRPr="007032FF">
        <w:t>JUSTIFICATION</w:t>
      </w:r>
      <w:bookmarkEnd w:id="27"/>
      <w:r w:rsidRPr="007032FF">
        <w:t xml:space="preserve"> </w:t>
      </w:r>
    </w:p>
    <w:p w14:paraId="778D0C32" w14:textId="26827691" w:rsidR="00AF7C1E" w:rsidRDefault="006E7CC7">
      <w:pPr>
        <w:rPr>
          <w:ins w:id="28" w:author="clifford beta" w:date="2018-02-06T12:29:00Z"/>
        </w:rPr>
        <w:pPrChange w:id="29" w:author="clifford beta" w:date="2018-02-06T12:27:00Z">
          <w:pPr>
            <w:pStyle w:val="p1"/>
          </w:pPr>
        </w:pPrChange>
      </w:pPr>
      <w:ins w:id="30" w:author="clifford beta" w:date="2018-02-06T12:27:00Z">
        <w:r w:rsidRPr="006E7CC7">
          <w:rPr>
            <w:rPrChange w:id="31" w:author="clifford beta" w:date="2018-02-06T12:27:00Z">
              <w:rPr>
                <w:color w:val="987FF4"/>
              </w:rPr>
            </w:rPrChange>
          </w:rPr>
          <w:t>Cellular networks</w:t>
        </w:r>
        <w:r>
          <w:t xml:space="preserve"> of the second (2G), third 3(G)</w:t>
        </w:r>
        <w:r w:rsidR="00297D94">
          <w:t xml:space="preserve"> and fourth (4G)</w:t>
        </w:r>
      </w:ins>
      <w:ins w:id="32" w:author="clifford beta" w:date="2018-02-06T12:28:00Z">
        <w:r w:rsidR="005F09EF">
          <w:t xml:space="preserve"> are optimized to support high loads of static users with spectrum and power constraints.</w:t>
        </w:r>
      </w:ins>
    </w:p>
    <w:p w14:paraId="607EE8F8" w14:textId="4ADF814D" w:rsidR="00D93200" w:rsidRPr="00AF7C1E" w:rsidRDefault="00D93200">
      <w:pPr>
        <w:rPr>
          <w:ins w:id="33" w:author="clifford beta" w:date="2018-02-06T12:26:00Z"/>
          <w:rPrChange w:id="34" w:author="clifford beta" w:date="2018-02-06T12:26:00Z">
            <w:rPr>
              <w:ins w:id="35" w:author="clifford beta" w:date="2018-02-06T12:26:00Z"/>
              <w:color w:val="987FF4"/>
              <w:sz w:val="24"/>
              <w:szCs w:val="24"/>
            </w:rPr>
          </w:rPrChange>
        </w:rPr>
        <w:pPrChange w:id="36" w:author="clifford beta" w:date="2018-02-06T12:27:00Z">
          <w:pPr>
            <w:pStyle w:val="p1"/>
          </w:pPr>
        </w:pPrChange>
      </w:pPr>
      <w:ins w:id="37" w:author="clifford beta" w:date="2018-02-06T12:29:00Z">
        <w:r>
          <w:t>In the recent past, however, there has been a steady increase in vehicular communications. This has led to the development of a powerful concept</w:t>
        </w:r>
      </w:ins>
      <w:ins w:id="38" w:author="clifford beta" w:date="2018-02-06T12:31:00Z">
        <w:r w:rsidR="00D01673">
          <w:t xml:space="preserve"> which is only useful for slow moving </w:t>
        </w:r>
        <w:r w:rsidR="00B95072">
          <w:t>users: “channel</w:t>
        </w:r>
        <w:r w:rsidR="00D01673">
          <w:t xml:space="preserve"> state information at the transmitter</w:t>
        </w:r>
        <w:proofErr w:type="gramStart"/>
        <w:r w:rsidR="00D01673">
          <w:t>”(</w:t>
        </w:r>
        <w:proofErr w:type="gramEnd"/>
        <w:r w:rsidR="00D01673">
          <w:t>CSIT).</w:t>
        </w:r>
      </w:ins>
    </w:p>
    <w:p w14:paraId="1BE9042C" w14:textId="70EF1F8A" w:rsidR="00006367" w:rsidRPr="00006367" w:rsidRDefault="00B95072">
      <w:pPr>
        <w:rPr>
          <w:ins w:id="39" w:author="clifford beta" w:date="2018-02-06T12:23:00Z"/>
        </w:rPr>
        <w:pPrChange w:id="40" w:author="clifford beta" w:date="2018-02-06T12:24:00Z">
          <w:pPr>
            <w:pStyle w:val="Heading2"/>
          </w:pPr>
        </w:pPrChange>
      </w:pPr>
      <w:ins w:id="41" w:author="clifford beta" w:date="2018-02-06T12:32:00Z">
        <w:r>
          <w:t>The main idea is the transmitter is informed of the current radio conditions between itself and the receiver, consequently the transmitter adapts its transmission to the current radio conditions and increases its efficiency in terms of spectrum usage and or power consumption.</w:t>
        </w:r>
      </w:ins>
    </w:p>
    <w:p w14:paraId="3F7A3256" w14:textId="748C2631" w:rsidR="00113567" w:rsidRPr="00006367" w:rsidRDefault="00113567" w:rsidP="00113567">
      <w:pPr>
        <w:rPr>
          <w:ins w:id="42" w:author="clifford beta" w:date="2018-02-06T12:23:00Z"/>
          <w:rFonts w:ascii="Times" w:hAnsi="Times"/>
          <w:rPrChange w:id="43" w:author="clifford beta" w:date="2018-02-06T12:23:00Z">
            <w:rPr>
              <w:ins w:id="44" w:author="clifford beta" w:date="2018-02-06T12:23:00Z"/>
              <w:rFonts w:ascii="Times" w:hAnsi="Times"/>
              <w:sz w:val="14"/>
              <w:szCs w:val="14"/>
            </w:rPr>
          </w:rPrChange>
        </w:rPr>
      </w:pPr>
      <w:ins w:id="45" w:author="clifford beta" w:date="2018-02-06T12:23:00Z">
        <w:r w:rsidRPr="00006367">
          <w:rPr>
            <w:rFonts w:ascii="Times" w:hAnsi="Times"/>
            <w:rPrChange w:id="46" w:author="clifford beta" w:date="2018-02-06T12:23:00Z">
              <w:rPr>
                <w:rFonts w:ascii="Times" w:hAnsi="Times"/>
                <w:sz w:val="14"/>
                <w:szCs w:val="14"/>
              </w:rPr>
            </w:rPrChange>
          </w:rPr>
          <w:t>Unfortunately, the CSIT of a fast moving user will be outdated</w:t>
        </w:r>
      </w:ins>
      <w:ins w:id="47" w:author="clifford beta" w:date="2018-02-06T12:34:00Z">
        <w:r w:rsidR="00410260">
          <w:rPr>
            <w:rFonts w:ascii="Times" w:hAnsi="Times"/>
          </w:rPr>
          <w:t xml:space="preserve"> </w:t>
        </w:r>
      </w:ins>
      <w:ins w:id="48" w:author="clifford beta" w:date="2018-02-06T12:23:00Z">
        <w:r w:rsidRPr="00006367">
          <w:rPr>
            <w:rFonts w:ascii="Times" w:hAnsi="Times"/>
            <w:rPrChange w:id="49" w:author="clifford beta" w:date="2018-02-06T12:23:00Z">
              <w:rPr>
                <w:rFonts w:ascii="Times" w:hAnsi="Times"/>
                <w:sz w:val="14"/>
                <w:szCs w:val="14"/>
              </w:rPr>
            </w:rPrChange>
          </w:rPr>
          <w:t>and useless, due to the delay between the time when the</w:t>
        </w:r>
      </w:ins>
      <w:ins w:id="50" w:author="clifford beta" w:date="2018-02-06T12:34:00Z">
        <w:r w:rsidR="00410260">
          <w:rPr>
            <w:rFonts w:ascii="Times" w:hAnsi="Times"/>
          </w:rPr>
          <w:t xml:space="preserve"> </w:t>
        </w:r>
      </w:ins>
      <w:ins w:id="51" w:author="clifford beta" w:date="2018-02-06T12:23:00Z">
        <w:r w:rsidRPr="00006367">
          <w:rPr>
            <w:rFonts w:ascii="Times" w:hAnsi="Times"/>
            <w:rPrChange w:id="52" w:author="clifford beta" w:date="2018-02-06T12:23:00Z">
              <w:rPr>
                <w:rFonts w:ascii="Times" w:hAnsi="Times"/>
                <w:sz w:val="14"/>
                <w:szCs w:val="14"/>
              </w:rPr>
            </w:rPrChange>
          </w:rPr>
          <w:t>channel is measured and the time when it is available at the</w:t>
        </w:r>
      </w:ins>
    </w:p>
    <w:p w14:paraId="4DE9E954" w14:textId="77777777" w:rsidR="00113567" w:rsidRDefault="00113567" w:rsidP="00113567">
      <w:pPr>
        <w:rPr>
          <w:ins w:id="53" w:author="clifford beta" w:date="2018-02-06T12:42:00Z"/>
          <w:rFonts w:ascii="Times" w:hAnsi="Times"/>
        </w:rPr>
      </w:pPr>
      <w:proofErr w:type="gramStart"/>
      <w:ins w:id="54" w:author="clifford beta" w:date="2018-02-06T12:23:00Z">
        <w:r w:rsidRPr="00006367">
          <w:rPr>
            <w:rFonts w:ascii="Times" w:hAnsi="Times"/>
            <w:rPrChange w:id="55" w:author="clifford beta" w:date="2018-02-06T12:23:00Z">
              <w:rPr>
                <w:rFonts w:ascii="Times" w:hAnsi="Times"/>
                <w:sz w:val="14"/>
                <w:szCs w:val="14"/>
              </w:rPr>
            </w:rPrChange>
          </w:rPr>
          <w:t>transmitter</w:t>
        </w:r>
        <w:proofErr w:type="gramEnd"/>
        <w:r w:rsidRPr="00006367">
          <w:rPr>
            <w:rFonts w:ascii="Times" w:hAnsi="Times"/>
            <w:rPrChange w:id="56" w:author="clifford beta" w:date="2018-02-06T12:23:00Z">
              <w:rPr>
                <w:rFonts w:ascii="Times" w:hAnsi="Times"/>
                <w:sz w:val="14"/>
                <w:szCs w:val="14"/>
              </w:rPr>
            </w:rPrChange>
          </w:rPr>
          <w:t>.</w:t>
        </w:r>
      </w:ins>
    </w:p>
    <w:p w14:paraId="49656693" w14:textId="2254106C" w:rsidR="009020F7" w:rsidRDefault="009020F7" w:rsidP="00113567">
      <w:pPr>
        <w:rPr>
          <w:ins w:id="57" w:author="clifford beta" w:date="2018-02-06T12:42:00Z"/>
          <w:rFonts w:ascii="Times" w:hAnsi="Times"/>
        </w:rPr>
      </w:pPr>
    </w:p>
    <w:p w14:paraId="214655BE" w14:textId="77777777" w:rsidR="009020F7" w:rsidRDefault="009020F7" w:rsidP="00113567">
      <w:pPr>
        <w:rPr>
          <w:ins w:id="58" w:author="clifford beta" w:date="2018-02-06T12:42:00Z"/>
          <w:rFonts w:ascii="Times" w:hAnsi="Times"/>
        </w:rPr>
      </w:pPr>
    </w:p>
    <w:p w14:paraId="6AE2A396" w14:textId="77777777" w:rsidR="009020F7" w:rsidRDefault="009020F7" w:rsidP="00113567">
      <w:pPr>
        <w:rPr>
          <w:ins w:id="59" w:author="clifford beta" w:date="2018-02-06T12:42:00Z"/>
          <w:rFonts w:ascii="Times" w:hAnsi="Times"/>
        </w:rPr>
      </w:pPr>
    </w:p>
    <w:p w14:paraId="077562EC" w14:textId="77777777" w:rsidR="009020F7" w:rsidRDefault="009020F7" w:rsidP="00113567">
      <w:pPr>
        <w:rPr>
          <w:ins w:id="60" w:author="clifford beta" w:date="2018-02-06T12:42:00Z"/>
          <w:rFonts w:ascii="Times" w:hAnsi="Times"/>
        </w:rPr>
      </w:pPr>
    </w:p>
    <w:p w14:paraId="22D37B46" w14:textId="77777777" w:rsidR="009020F7" w:rsidRDefault="009020F7" w:rsidP="00113567">
      <w:pPr>
        <w:rPr>
          <w:ins w:id="61" w:author="clifford beta" w:date="2018-02-06T12:36:00Z"/>
          <w:rFonts w:ascii="Times" w:hAnsi="Times"/>
        </w:rPr>
      </w:pPr>
    </w:p>
    <w:p w14:paraId="21DF1762" w14:textId="0192E29D" w:rsidR="00EE2503" w:rsidRDefault="00EE2503" w:rsidP="00113567">
      <w:pPr>
        <w:rPr>
          <w:ins w:id="62" w:author="clifford beta" w:date="2018-02-06T12:41:00Z"/>
          <w:rFonts w:ascii="Times" w:hAnsi="Times"/>
        </w:rPr>
      </w:pPr>
      <w:ins w:id="63" w:author="clifford beta" w:date="2018-02-06T12:36:00Z">
        <w:r>
          <w:rPr>
            <w:rFonts w:ascii="Times" w:hAnsi="Times"/>
          </w:rPr>
          <w:lastRenderedPageBreak/>
          <w:t xml:space="preserve">More recent approaches to </w:t>
        </w:r>
        <w:proofErr w:type="spellStart"/>
        <w:r>
          <w:rPr>
            <w:rFonts w:ascii="Times" w:hAnsi="Times"/>
          </w:rPr>
          <w:t>beamforming</w:t>
        </w:r>
        <w:proofErr w:type="spellEnd"/>
        <w:r>
          <w:rPr>
            <w:rFonts w:ascii="Times" w:hAnsi="Times"/>
          </w:rPr>
          <w:t xml:space="preserve"> </w:t>
        </w:r>
      </w:ins>
      <w:ins w:id="64" w:author="clifford beta" w:date="2018-02-06T12:40:00Z">
        <w:r w:rsidR="001E6EFA">
          <w:rPr>
            <w:rFonts w:ascii="Times" w:hAnsi="Times"/>
          </w:rPr>
          <w:t>involve a three step process</w:t>
        </w:r>
      </w:ins>
      <w:ins w:id="65" w:author="clifford beta" w:date="2018-02-06T12:41:00Z">
        <w:r w:rsidR="001E6EFA">
          <w:rPr>
            <w:rFonts w:ascii="Times" w:hAnsi="Times"/>
          </w:rPr>
          <w:t>:</w:t>
        </w:r>
      </w:ins>
    </w:p>
    <w:p w14:paraId="68B46727" w14:textId="0636C5F5" w:rsidR="00113567" w:rsidRDefault="00386353">
      <w:pPr>
        <w:pStyle w:val="ListParagraph"/>
        <w:numPr>
          <w:ilvl w:val="0"/>
          <w:numId w:val="28"/>
        </w:numPr>
        <w:rPr>
          <w:ins w:id="66" w:author="clifford beta" w:date="2018-02-06T12:44:00Z"/>
        </w:rPr>
        <w:pPrChange w:id="67" w:author="clifford beta" w:date="2018-02-06T12:45:00Z">
          <w:pPr>
            <w:pStyle w:val="Heading2"/>
          </w:pPr>
        </w:pPrChange>
      </w:pPr>
      <w:ins w:id="68" w:author="clifford beta" w:date="2018-02-06T12:44:00Z">
        <w:r>
          <w:t>Sector level sweep (SLS)</w:t>
        </w:r>
      </w:ins>
    </w:p>
    <w:p w14:paraId="6D2A2E15" w14:textId="35E53FAB" w:rsidR="00386353" w:rsidRDefault="00386353">
      <w:pPr>
        <w:pStyle w:val="ListParagraph"/>
        <w:numPr>
          <w:ilvl w:val="0"/>
          <w:numId w:val="28"/>
        </w:numPr>
        <w:rPr>
          <w:ins w:id="69" w:author="clifford beta" w:date="2018-02-06T12:44:00Z"/>
        </w:rPr>
        <w:pPrChange w:id="70" w:author="clifford beta" w:date="2018-02-06T12:45:00Z">
          <w:pPr>
            <w:pStyle w:val="Heading2"/>
          </w:pPr>
        </w:pPrChange>
      </w:pPr>
      <w:ins w:id="71" w:author="clifford beta" w:date="2018-02-06T12:44:00Z">
        <w:r>
          <w:t>Beam-refinement protocol(BRP)</w:t>
        </w:r>
      </w:ins>
    </w:p>
    <w:p w14:paraId="168CE2CB" w14:textId="3278A343" w:rsidR="00386353" w:rsidRDefault="00386353">
      <w:pPr>
        <w:pStyle w:val="ListParagraph"/>
        <w:numPr>
          <w:ilvl w:val="0"/>
          <w:numId w:val="28"/>
        </w:numPr>
        <w:rPr>
          <w:ins w:id="72" w:author="clifford beta" w:date="2018-02-06T12:45:00Z"/>
        </w:rPr>
        <w:pPrChange w:id="73" w:author="clifford beta" w:date="2018-02-06T12:45:00Z">
          <w:pPr>
            <w:pStyle w:val="Heading2"/>
          </w:pPr>
        </w:pPrChange>
      </w:pPr>
      <w:ins w:id="74" w:author="clifford beta" w:date="2018-02-06T12:45:00Z">
        <w:r>
          <w:t>Beam tracking</w:t>
        </w:r>
      </w:ins>
    </w:p>
    <w:p w14:paraId="0FD07CBC" w14:textId="16315C55" w:rsidR="00386353" w:rsidRDefault="00386353">
      <w:pPr>
        <w:rPr>
          <w:ins w:id="75" w:author="clifford beta" w:date="2018-02-06T12:46:00Z"/>
        </w:rPr>
        <w:pPrChange w:id="76" w:author="clifford beta" w:date="2018-02-06T12:45:00Z">
          <w:pPr>
            <w:pStyle w:val="Heading2"/>
          </w:pPr>
        </w:pPrChange>
      </w:pPr>
      <w:proofErr w:type="spellStart"/>
      <w:ins w:id="77" w:author="clifford beta" w:date="2018-02-06T12:45:00Z">
        <w:r>
          <w:t>Unforunately</w:t>
        </w:r>
        <w:proofErr w:type="spellEnd"/>
        <w:r>
          <w:t xml:space="preserve">, such an approach significantly increases the in-band </w:t>
        </w:r>
        <w:proofErr w:type="spellStart"/>
        <w:r>
          <w:t>beamforming</w:t>
        </w:r>
        <w:proofErr w:type="spellEnd"/>
        <w:r>
          <w:t xml:space="preserve"> overhead and for fast moving targets, the beam misalignments are frequent.</w:t>
        </w:r>
      </w:ins>
    </w:p>
    <w:p w14:paraId="6C748413" w14:textId="77777777" w:rsidR="00FC73A6" w:rsidRDefault="00FC73A6">
      <w:pPr>
        <w:rPr>
          <w:ins w:id="78" w:author="clifford beta" w:date="2018-02-06T12:46:00Z"/>
        </w:rPr>
        <w:pPrChange w:id="79" w:author="clifford beta" w:date="2018-02-06T12:45:00Z">
          <w:pPr>
            <w:pStyle w:val="Heading2"/>
          </w:pPr>
        </w:pPrChange>
      </w:pPr>
      <w:ins w:id="80" w:author="clifford beta" w:date="2018-02-06T12:46:00Z">
        <w:r>
          <w:t>In order to:</w:t>
        </w:r>
      </w:ins>
    </w:p>
    <w:p w14:paraId="758FD44C" w14:textId="51E53E24" w:rsidR="00FC73A6" w:rsidRDefault="00FC73A6">
      <w:pPr>
        <w:pStyle w:val="ListParagraph"/>
        <w:numPr>
          <w:ilvl w:val="0"/>
          <w:numId w:val="29"/>
        </w:numPr>
        <w:rPr>
          <w:ins w:id="81" w:author="clifford beta" w:date="2018-02-06T12:46:00Z"/>
        </w:rPr>
        <w:pPrChange w:id="82" w:author="clifford beta" w:date="2018-02-06T12:47:00Z">
          <w:pPr>
            <w:pStyle w:val="Heading2"/>
          </w:pPr>
        </w:pPrChange>
      </w:pPr>
      <w:ins w:id="83" w:author="clifford beta" w:date="2018-02-06T12:46:00Z">
        <w:r>
          <w:t xml:space="preserve">ensure overhead-free </w:t>
        </w:r>
        <w:proofErr w:type="spellStart"/>
        <w:r>
          <w:t>beamforming</w:t>
        </w:r>
        <w:proofErr w:type="spellEnd"/>
      </w:ins>
    </w:p>
    <w:p w14:paraId="0CE0AA27" w14:textId="22C00210" w:rsidR="00FC73A6" w:rsidRDefault="00FC73A6">
      <w:pPr>
        <w:pStyle w:val="ListParagraph"/>
        <w:numPr>
          <w:ilvl w:val="0"/>
          <w:numId w:val="29"/>
        </w:numPr>
        <w:rPr>
          <w:ins w:id="84" w:author="clifford beta" w:date="2018-02-06T12:46:00Z"/>
        </w:rPr>
        <w:pPrChange w:id="85" w:author="clifford beta" w:date="2018-02-06T12:47:00Z">
          <w:pPr>
            <w:pStyle w:val="Heading2"/>
          </w:pPr>
        </w:pPrChange>
      </w:pPr>
      <w:ins w:id="86" w:author="clifford beta" w:date="2018-02-06T12:46:00Z">
        <w:r>
          <w:t xml:space="preserve">reduce the association delays during </w:t>
        </w:r>
        <w:proofErr w:type="spellStart"/>
        <w:r>
          <w:t>beamforming</w:t>
        </w:r>
        <w:proofErr w:type="spellEnd"/>
      </w:ins>
    </w:p>
    <w:p w14:paraId="3A7B2ED2" w14:textId="0FBD5058" w:rsidR="00FC73A6" w:rsidRDefault="00FC73A6">
      <w:pPr>
        <w:pStyle w:val="ListParagraph"/>
        <w:numPr>
          <w:ilvl w:val="0"/>
          <w:numId w:val="29"/>
        </w:numPr>
        <w:rPr>
          <w:ins w:id="87" w:author="clifford beta" w:date="2018-02-06T12:47:00Z"/>
        </w:rPr>
        <w:pPrChange w:id="88" w:author="clifford beta" w:date="2018-02-06T12:47:00Z">
          <w:pPr>
            <w:pStyle w:val="Heading2"/>
          </w:pPr>
        </w:pPrChange>
      </w:pPr>
      <w:ins w:id="89" w:author="clifford beta" w:date="2018-02-06T12:47:00Z">
        <w:r>
          <w:t>minimize the beam misalignments</w:t>
        </w:r>
      </w:ins>
    </w:p>
    <w:p w14:paraId="2AC2D6F5" w14:textId="0A8652D5" w:rsidR="00FC73A6" w:rsidRDefault="00FC73A6">
      <w:pPr>
        <w:pStyle w:val="ListParagraph"/>
        <w:numPr>
          <w:ilvl w:val="0"/>
          <w:numId w:val="29"/>
        </w:numPr>
        <w:rPr>
          <w:ins w:id="90" w:author="clifford beta" w:date="2018-02-06T12:47:00Z"/>
        </w:rPr>
        <w:pPrChange w:id="91" w:author="clifford beta" w:date="2018-02-06T12:47:00Z">
          <w:pPr>
            <w:pStyle w:val="Heading2"/>
          </w:pPr>
        </w:pPrChange>
      </w:pPr>
      <w:ins w:id="92" w:author="clifford beta" w:date="2018-02-06T12:47:00Z">
        <w:r>
          <w:t xml:space="preserve">enhance </w:t>
        </w:r>
        <w:proofErr w:type="spellStart"/>
        <w:r>
          <w:t>mmWave</w:t>
        </w:r>
        <w:proofErr w:type="spellEnd"/>
        <w:r>
          <w:t xml:space="preserve"> performance</w:t>
        </w:r>
      </w:ins>
    </w:p>
    <w:p w14:paraId="6DAD6108" w14:textId="21E7E8AF" w:rsidR="00FC73A6" w:rsidRPr="00113567" w:rsidRDefault="00FC73A6">
      <w:pPr>
        <w:pPrChange w:id="93" w:author="clifford beta" w:date="2018-02-06T12:47:00Z">
          <w:pPr>
            <w:pStyle w:val="Heading2"/>
          </w:pPr>
        </w:pPrChange>
      </w:pPr>
      <w:proofErr w:type="gramStart"/>
      <w:ins w:id="94" w:author="clifford beta" w:date="2018-02-06T12:47:00Z">
        <w:r>
          <w:t>we</w:t>
        </w:r>
        <w:proofErr w:type="gramEnd"/>
        <w:r>
          <w:t xml:space="preserve"> propose a neural network based approach to </w:t>
        </w:r>
        <w:proofErr w:type="spellStart"/>
        <w:r>
          <w:t>beamforming</w:t>
        </w:r>
        <w:proofErr w:type="spellEnd"/>
        <w:r>
          <w:t xml:space="preserve"> involving a predictor antenna and out of band exchange of information between the vehicular target and the transmitter.</w:t>
        </w:r>
      </w:ins>
    </w:p>
    <w:p w14:paraId="1F3340F6" w14:textId="12C8E0E7" w:rsidR="005808E0" w:rsidRPr="00AB1384" w:rsidDel="008D362F" w:rsidRDefault="005808E0" w:rsidP="005808E0">
      <w:pPr>
        <w:rPr>
          <w:del w:id="95" w:author="clifford beta" w:date="2018-02-06T12:48:00Z"/>
        </w:rPr>
      </w:pPr>
      <w:del w:id="96" w:author="clifford beta" w:date="2018-02-06T12:48:00Z">
        <w:r w:rsidRPr="00AB1384" w:rsidDel="008D362F">
          <w:delText>overhead-free BF, reduce the association</w:delText>
        </w:r>
      </w:del>
    </w:p>
    <w:p w14:paraId="0C4FE141" w14:textId="308F48AA" w:rsidR="005808E0" w:rsidRPr="00AB1384" w:rsidDel="008D362F" w:rsidRDefault="005808E0" w:rsidP="005808E0">
      <w:pPr>
        <w:rPr>
          <w:del w:id="97" w:author="clifford beta" w:date="2018-02-06T12:48:00Z"/>
        </w:rPr>
      </w:pPr>
      <w:del w:id="98" w:author="clifford beta" w:date="2018-02-06T12:48:00Z">
        <w:r w:rsidRPr="00AB1384" w:rsidDel="008D362F">
          <w:delText>delays, minimise the beam misalignments and enhance</w:delText>
        </w:r>
      </w:del>
    </w:p>
    <w:p w14:paraId="6F8143D1" w14:textId="03E3674C" w:rsidR="005808E0" w:rsidRPr="005808E0" w:rsidRDefault="005808E0" w:rsidP="005808E0">
      <w:pPr>
        <w:rPr>
          <w:rFonts w:ascii="Helvetica" w:hAnsi="Helvetica"/>
          <w:sz w:val="14"/>
          <w:szCs w:val="14"/>
        </w:rPr>
      </w:pPr>
      <w:del w:id="99" w:author="clifford beta" w:date="2018-02-06T12:48:00Z">
        <w:r w:rsidRPr="00AB1384" w:rsidDel="008D362F">
          <w:delText>mmWave performance.</w:delText>
        </w:r>
      </w:del>
    </w:p>
    <w:p w14:paraId="451AED92" w14:textId="01795BA3" w:rsidR="005F7284" w:rsidRPr="005F7284" w:rsidRDefault="00AB1384" w:rsidP="00AB1384">
      <w:pPr>
        <w:tabs>
          <w:tab w:val="left" w:pos="1808"/>
        </w:tabs>
      </w:pPr>
      <w:r>
        <w:tab/>
      </w:r>
    </w:p>
    <w:p w14:paraId="39DD9885" w14:textId="77777777" w:rsidR="001A7F2F" w:rsidRPr="001A7F2F" w:rsidRDefault="00852E96" w:rsidP="001A7F2F">
      <w:pPr>
        <w:pStyle w:val="Heading2"/>
      </w:pPr>
      <w:bookmarkStart w:id="100" w:name="_Toc392095805"/>
      <w:r w:rsidRPr="007032FF">
        <w:t>OBJECTIVES</w:t>
      </w:r>
      <w:bookmarkEnd w:id="100"/>
      <w:r w:rsidRPr="007032FF">
        <w:t xml:space="preserve"> </w:t>
      </w:r>
    </w:p>
    <w:p w14:paraId="0530F2BF" w14:textId="77777777" w:rsidR="001068C8" w:rsidRDefault="001068C8" w:rsidP="000E01EB">
      <w:pPr>
        <w:pStyle w:val="Heading3"/>
      </w:pPr>
      <w:bookmarkStart w:id="101" w:name="_Toc392095806"/>
      <w:r w:rsidRPr="007032FF">
        <w:t>MAIN OBJECTIVE</w:t>
      </w:r>
      <w:bookmarkEnd w:id="101"/>
    </w:p>
    <w:p w14:paraId="3B3E2814" w14:textId="4B735220" w:rsidR="00423076" w:rsidRDefault="00256533" w:rsidP="00423076">
      <w:r>
        <w:t>To achieve the highest data rates and best Quality of Service (</w:t>
      </w:r>
      <w:proofErr w:type="spellStart"/>
      <w:r>
        <w:t>QoS</w:t>
      </w:r>
      <w:proofErr w:type="spellEnd"/>
      <w:r>
        <w:t>) for vehicular targets by using Neural Networks to predict vehicular motio</w:t>
      </w:r>
      <w:r w:rsidR="0095132F">
        <w:t>n and subsequent beam steering</w:t>
      </w:r>
    </w:p>
    <w:p w14:paraId="4431F43B" w14:textId="77777777" w:rsidR="0095132F" w:rsidRPr="00423076" w:rsidRDefault="0095132F" w:rsidP="00423076"/>
    <w:p w14:paraId="41DD475A" w14:textId="77777777" w:rsidR="00852E96" w:rsidRDefault="00852E96" w:rsidP="000E01EB">
      <w:pPr>
        <w:pStyle w:val="Heading3"/>
      </w:pPr>
      <w:bookmarkStart w:id="102" w:name="_Toc392095807"/>
      <w:r w:rsidRPr="007032FF">
        <w:t>SPECIFIC OBJECTIVES</w:t>
      </w:r>
      <w:bookmarkEnd w:id="102"/>
    </w:p>
    <w:p w14:paraId="5923D342" w14:textId="3E85E983" w:rsidR="0095132F" w:rsidRDefault="003F59E7" w:rsidP="003F59E7">
      <w:pPr>
        <w:pStyle w:val="ListParagraph"/>
        <w:numPr>
          <w:ilvl w:val="0"/>
          <w:numId w:val="24"/>
        </w:numPr>
      </w:pPr>
      <w:r>
        <w:t>To model vehicle motion as a sequence</w:t>
      </w:r>
    </w:p>
    <w:p w14:paraId="7FBE31B5" w14:textId="02E28957" w:rsidR="003F59E7" w:rsidRDefault="003F59E7" w:rsidP="003F59E7">
      <w:pPr>
        <w:pStyle w:val="ListParagraph"/>
        <w:numPr>
          <w:ilvl w:val="0"/>
          <w:numId w:val="24"/>
        </w:numPr>
        <w:rPr>
          <w:ins w:id="103" w:author="clifford beta" w:date="2018-02-06T12:49:00Z"/>
        </w:rPr>
      </w:pPr>
      <w:r>
        <w:t>To train a Recurrent Neural Network to predict vehicle motion</w:t>
      </w:r>
    </w:p>
    <w:p w14:paraId="51A3A67C" w14:textId="5F1D8CD8" w:rsidR="003925BF" w:rsidRDefault="003925BF" w:rsidP="003F59E7">
      <w:pPr>
        <w:pStyle w:val="ListParagraph"/>
        <w:numPr>
          <w:ilvl w:val="0"/>
          <w:numId w:val="24"/>
        </w:numPr>
      </w:pPr>
      <w:ins w:id="104" w:author="clifford beta" w:date="2018-02-06T12:49:00Z">
        <w:r>
          <w:t xml:space="preserve">To simulate linear </w:t>
        </w:r>
        <w:r w:rsidR="00551FB8">
          <w:t>array</w:t>
        </w:r>
        <w:r w:rsidR="003F67FC">
          <w:t xml:space="preserve"> </w:t>
        </w:r>
        <w:proofErr w:type="spellStart"/>
        <w:r w:rsidR="003F67FC">
          <w:t>beam</w:t>
        </w:r>
        <w:r>
          <w:t>forming</w:t>
        </w:r>
      </w:ins>
      <w:proofErr w:type="spellEnd"/>
    </w:p>
    <w:p w14:paraId="6123117E" w14:textId="7D052C54" w:rsidR="003F59E7" w:rsidRDefault="003F59E7" w:rsidP="003F59E7">
      <w:pPr>
        <w:pStyle w:val="ListParagraph"/>
        <w:numPr>
          <w:ilvl w:val="0"/>
          <w:numId w:val="24"/>
        </w:numPr>
      </w:pPr>
      <w:r>
        <w:t>To use predicted vehicle positions for beam steering</w:t>
      </w:r>
    </w:p>
    <w:p w14:paraId="02EA9456" w14:textId="45E3C2E1" w:rsidR="009C58FF" w:rsidRDefault="009C58FF" w:rsidP="003F59E7">
      <w:pPr>
        <w:pStyle w:val="ListParagraph"/>
        <w:numPr>
          <w:ilvl w:val="0"/>
          <w:numId w:val="24"/>
        </w:numPr>
      </w:pPr>
      <w:r>
        <w:t xml:space="preserve">To achieve overhead-free </w:t>
      </w:r>
      <w:proofErr w:type="spellStart"/>
      <w:r>
        <w:t>beam</w:t>
      </w:r>
      <w:r w:rsidR="00766844">
        <w:t>forming</w:t>
      </w:r>
      <w:proofErr w:type="spellEnd"/>
    </w:p>
    <w:p w14:paraId="0E0682F0" w14:textId="77777777" w:rsidR="00AB1384" w:rsidRDefault="00AB1384" w:rsidP="00AB1384">
      <w:pPr>
        <w:pStyle w:val="ListParagraph"/>
        <w:rPr>
          <w:ins w:id="105" w:author="clifford beta" w:date="2018-01-08T16:19:00Z"/>
        </w:rPr>
      </w:pPr>
    </w:p>
    <w:p w14:paraId="3CD03179" w14:textId="0C008495" w:rsidR="00C64E40" w:rsidRDefault="00C64E40" w:rsidP="00AB1384">
      <w:pPr>
        <w:pStyle w:val="ListParagraph"/>
        <w:rPr>
          <w:ins w:id="106" w:author="clifford beta" w:date="2018-01-08T16:19:00Z"/>
        </w:rPr>
      </w:pPr>
    </w:p>
    <w:p w14:paraId="3DDE160B" w14:textId="77777777" w:rsidR="00C64E40" w:rsidRDefault="00C64E40" w:rsidP="00AB1384">
      <w:pPr>
        <w:pStyle w:val="ListParagraph"/>
        <w:rPr>
          <w:ins w:id="107" w:author="clifford beta" w:date="2018-01-08T16:19:00Z"/>
        </w:rPr>
      </w:pPr>
    </w:p>
    <w:p w14:paraId="27A6E172" w14:textId="77777777" w:rsidR="00C64E40" w:rsidRDefault="00C64E40" w:rsidP="00AB1384">
      <w:pPr>
        <w:pStyle w:val="ListParagraph"/>
        <w:rPr>
          <w:ins w:id="108" w:author="clifford beta" w:date="2018-01-08T16:19:00Z"/>
        </w:rPr>
      </w:pPr>
    </w:p>
    <w:p w14:paraId="3BD6F5C2" w14:textId="77777777" w:rsidR="00C64E40" w:rsidRDefault="00C64E40" w:rsidP="00AB1384">
      <w:pPr>
        <w:pStyle w:val="ListParagraph"/>
        <w:rPr>
          <w:ins w:id="109" w:author="clifford beta" w:date="2018-01-08T16:19:00Z"/>
        </w:rPr>
      </w:pPr>
    </w:p>
    <w:p w14:paraId="3BC72E79" w14:textId="77777777" w:rsidR="00C64E40" w:rsidRDefault="00C64E40" w:rsidP="00AB1384">
      <w:pPr>
        <w:pStyle w:val="ListParagraph"/>
        <w:rPr>
          <w:ins w:id="110" w:author="clifford beta" w:date="2018-01-08T16:19:00Z"/>
        </w:rPr>
      </w:pPr>
    </w:p>
    <w:p w14:paraId="253FAA8D" w14:textId="77777777" w:rsidR="00C64E40" w:rsidRDefault="00C64E40" w:rsidP="00AB1384">
      <w:pPr>
        <w:pStyle w:val="ListParagraph"/>
        <w:rPr>
          <w:ins w:id="111" w:author="clifford beta" w:date="2018-01-08T16:19:00Z"/>
        </w:rPr>
      </w:pPr>
    </w:p>
    <w:p w14:paraId="2633B220" w14:textId="77777777" w:rsidR="00C64E40" w:rsidRDefault="00C64E40" w:rsidP="00AB1384">
      <w:pPr>
        <w:pStyle w:val="ListParagraph"/>
        <w:rPr>
          <w:ins w:id="112" w:author="clifford beta" w:date="2018-01-08T16:19:00Z"/>
        </w:rPr>
      </w:pPr>
    </w:p>
    <w:p w14:paraId="7DD1C786" w14:textId="77777777" w:rsidR="00C64E40" w:rsidRDefault="00C64E40" w:rsidP="00AB1384">
      <w:pPr>
        <w:pStyle w:val="ListParagraph"/>
        <w:rPr>
          <w:ins w:id="113" w:author="clifford beta" w:date="2018-01-08T16:19:00Z"/>
        </w:rPr>
      </w:pPr>
    </w:p>
    <w:p w14:paraId="0F8C1879" w14:textId="77777777" w:rsidR="00C64E40" w:rsidRDefault="00C64E40" w:rsidP="00AB1384">
      <w:pPr>
        <w:pStyle w:val="ListParagraph"/>
        <w:rPr>
          <w:ins w:id="114" w:author="clifford beta" w:date="2018-01-08T16:19:00Z"/>
        </w:rPr>
      </w:pPr>
    </w:p>
    <w:p w14:paraId="3A99A583" w14:textId="77777777" w:rsidR="00C64E40" w:rsidRDefault="00C64E40" w:rsidP="00AB1384">
      <w:pPr>
        <w:pStyle w:val="ListParagraph"/>
        <w:rPr>
          <w:ins w:id="115" w:author="clifford beta" w:date="2018-01-08T16:19:00Z"/>
        </w:rPr>
      </w:pPr>
    </w:p>
    <w:p w14:paraId="6A6C30DC" w14:textId="77777777" w:rsidR="00C64E40" w:rsidRDefault="00C64E40" w:rsidP="00AB1384">
      <w:pPr>
        <w:pStyle w:val="ListParagraph"/>
        <w:rPr>
          <w:ins w:id="116" w:author="clifford beta" w:date="2018-01-08T16:19:00Z"/>
        </w:rPr>
      </w:pPr>
    </w:p>
    <w:p w14:paraId="541F4F6D" w14:textId="77777777" w:rsidR="00C64E40" w:rsidRDefault="00C64E40" w:rsidP="00AB1384">
      <w:pPr>
        <w:pStyle w:val="ListParagraph"/>
        <w:rPr>
          <w:ins w:id="117" w:author="clifford beta" w:date="2018-01-08T16:19:00Z"/>
        </w:rPr>
      </w:pPr>
    </w:p>
    <w:p w14:paraId="7B2F0FF6" w14:textId="77777777" w:rsidR="00C64E40" w:rsidRDefault="00C64E40" w:rsidP="00AB1384">
      <w:pPr>
        <w:pStyle w:val="ListParagraph"/>
        <w:rPr>
          <w:ins w:id="118" w:author="clifford beta" w:date="2018-01-08T16:19:00Z"/>
        </w:rPr>
      </w:pPr>
    </w:p>
    <w:p w14:paraId="483E7674" w14:textId="77777777" w:rsidR="00C64E40" w:rsidRPr="0095132F" w:rsidRDefault="00C64E40" w:rsidP="00AB1384">
      <w:pPr>
        <w:pStyle w:val="ListParagraph"/>
      </w:pPr>
    </w:p>
    <w:p w14:paraId="10E92548" w14:textId="77777777" w:rsidR="00A14B72" w:rsidRDefault="00A14B72" w:rsidP="00CF6B00">
      <w:pPr>
        <w:pStyle w:val="Heading1"/>
        <w:numPr>
          <w:ilvl w:val="0"/>
          <w:numId w:val="0"/>
        </w:numPr>
        <w:ind w:left="360" w:hanging="360"/>
        <w:rPr>
          <w:color w:val="000000" w:themeColor="text1"/>
        </w:rPr>
      </w:pPr>
      <w:bookmarkStart w:id="119" w:name="_Toc392095808"/>
    </w:p>
    <w:p w14:paraId="4AEB293C" w14:textId="77777777" w:rsidR="00A14B72" w:rsidRDefault="00A14B72" w:rsidP="00CF6B00">
      <w:pPr>
        <w:pStyle w:val="Heading1"/>
        <w:numPr>
          <w:ilvl w:val="0"/>
          <w:numId w:val="0"/>
        </w:numPr>
        <w:ind w:left="360" w:hanging="360"/>
        <w:rPr>
          <w:color w:val="000000" w:themeColor="text1"/>
        </w:rPr>
      </w:pPr>
    </w:p>
    <w:p w14:paraId="610729DA" w14:textId="3D980800" w:rsidR="00CF6B00" w:rsidRPr="007032FF" w:rsidRDefault="00CF6B00" w:rsidP="00CF6B00">
      <w:pPr>
        <w:pStyle w:val="Heading1"/>
        <w:numPr>
          <w:ilvl w:val="0"/>
          <w:numId w:val="0"/>
        </w:numPr>
        <w:ind w:left="360" w:hanging="360"/>
        <w:rPr>
          <w:color w:val="000000" w:themeColor="text1"/>
        </w:rPr>
      </w:pPr>
      <w:r w:rsidRPr="007032FF">
        <w:rPr>
          <w:color w:val="000000" w:themeColor="text1"/>
        </w:rPr>
        <w:t>CHAPTER 2</w:t>
      </w:r>
      <w:bookmarkEnd w:id="119"/>
    </w:p>
    <w:p w14:paraId="6ADD6815" w14:textId="77777777" w:rsidR="00852E96" w:rsidRPr="007032FF" w:rsidRDefault="00852E96" w:rsidP="00D01639">
      <w:pPr>
        <w:pStyle w:val="Heading1"/>
      </w:pPr>
      <w:bookmarkStart w:id="120" w:name="_Toc392095809"/>
      <w:r w:rsidRPr="007032FF">
        <w:t xml:space="preserve">LITERATURE </w:t>
      </w:r>
      <w:r w:rsidR="00CF6B00" w:rsidRPr="007032FF">
        <w:t>REVIEW</w:t>
      </w:r>
      <w:bookmarkEnd w:id="120"/>
    </w:p>
    <w:p w14:paraId="4AEEF04E" w14:textId="3652BECC" w:rsidR="000835A6" w:rsidRDefault="00B2489D" w:rsidP="00D01639">
      <w:pPr>
        <w:pStyle w:val="Heading2"/>
      </w:pPr>
      <w:r>
        <w:t>INTELLIGENT TRANSPORTATION SYSTEMS</w:t>
      </w:r>
    </w:p>
    <w:p w14:paraId="29A34DE5" w14:textId="0AB040EF" w:rsidR="00603AAD" w:rsidRPr="00603AAD" w:rsidRDefault="00603AAD" w:rsidP="004B045B">
      <w:pPr>
        <w:spacing w:line="480" w:lineRule="auto"/>
        <w:jc w:val="both"/>
      </w:pPr>
      <w:r w:rsidRPr="00603AAD">
        <w:t>Connected and Autonomous Vehicles (CAVs) will act as</w:t>
      </w:r>
      <w:r>
        <w:t xml:space="preserve"> </w:t>
      </w:r>
      <w:r w:rsidRPr="00603AAD">
        <w:t>key entities for Next-Generation Intelligent Transportation</w:t>
      </w:r>
      <w:r>
        <w:t xml:space="preserve"> </w:t>
      </w:r>
      <w:r w:rsidRPr="00603AAD">
        <w:t>System (ITS) applications and services. Vehicles being gradually</w:t>
      </w:r>
    </w:p>
    <w:p w14:paraId="2D9DAFDC" w14:textId="01395EC0" w:rsidR="00603AAD" w:rsidRDefault="00603AAD" w:rsidP="004B045B">
      <w:pPr>
        <w:spacing w:line="480" w:lineRule="auto"/>
        <w:jc w:val="both"/>
      </w:pPr>
      <w:proofErr w:type="gramStart"/>
      <w:r w:rsidRPr="00603AAD">
        <w:lastRenderedPageBreak/>
        <w:t>equipped</w:t>
      </w:r>
      <w:proofErr w:type="gramEnd"/>
      <w:r w:rsidRPr="00603AAD">
        <w:t xml:space="preserve"> with more sensors, will have the potential</w:t>
      </w:r>
      <w:r>
        <w:t xml:space="preserve"> </w:t>
      </w:r>
      <w:r w:rsidRPr="00603AAD">
        <w:t>of enhancing transportation safety and reaching full autonomy</w:t>
      </w:r>
      <w:sdt>
        <w:sdtPr>
          <w:id w:val="-39904453"/>
          <w:citation/>
        </w:sdtPr>
        <w:sdtContent>
          <w:r w:rsidR="00F55C38">
            <w:fldChar w:fldCharType="begin"/>
          </w:r>
          <w:r w:rsidR="00F55C38">
            <w:instrText xml:space="preserve">CITATION NLu14 \l 1033 </w:instrText>
          </w:r>
          <w:r w:rsidR="00F55C38">
            <w:fldChar w:fldCharType="separate"/>
          </w:r>
          <w:r w:rsidR="00F55C38">
            <w:rPr>
              <w:noProof/>
            </w:rPr>
            <w:t xml:space="preserve"> (al, 2014)</w:t>
          </w:r>
          <w:r w:rsidR="00F55C38">
            <w:fldChar w:fldCharType="end"/>
          </w:r>
        </w:sdtContent>
      </w:sdt>
      <w:r w:rsidR="00060AD9">
        <w:t xml:space="preserve"> </w:t>
      </w:r>
    </w:p>
    <w:p w14:paraId="40224D17" w14:textId="27716282" w:rsidR="00156CB9" w:rsidRDefault="00156CB9" w:rsidP="004B045B">
      <w:pPr>
        <w:spacing w:line="480" w:lineRule="auto"/>
        <w:jc w:val="both"/>
      </w:pPr>
      <w:r>
        <w:t>ITS’s are a convergence of many fields, for example transport and travel informati</w:t>
      </w:r>
      <w:r w:rsidR="002A6459">
        <w:t>on might be viewed under a smart</w:t>
      </w:r>
      <w:r>
        <w:t xml:space="preserve"> cities agenda and similarly “Connected cars” are a manifestation of Machine-to-Machine (M2M) communication and the Internet of Things (</w:t>
      </w:r>
      <w:proofErr w:type="spellStart"/>
      <w:r>
        <w:t>IoT</w:t>
      </w:r>
      <w:proofErr w:type="spellEnd"/>
      <w:r>
        <w:t>)</w:t>
      </w:r>
      <w:r w:rsidR="006C2C4E">
        <w:t xml:space="preserve">, automated billing and charging of certain fees is a concern of the financial sector and may </w:t>
      </w:r>
      <w:r w:rsidR="008E11DB">
        <w:t>involve mobile money transfer et</w:t>
      </w:r>
      <w:r w:rsidR="006C2C4E">
        <w:t>c</w:t>
      </w:r>
      <w:r w:rsidR="005B1CE7">
        <w:t>.</w:t>
      </w:r>
    </w:p>
    <w:p w14:paraId="4A92EF4F" w14:textId="77777777" w:rsidR="005B1CE7" w:rsidRDefault="005B1CE7" w:rsidP="00603AAD"/>
    <w:p w14:paraId="270848CA" w14:textId="205EF410" w:rsidR="00876001" w:rsidRPr="00874C39" w:rsidRDefault="00876001" w:rsidP="000E01EB">
      <w:pPr>
        <w:pStyle w:val="Heading3"/>
      </w:pPr>
      <w:r w:rsidRPr="00874C39">
        <w:t>CONNECTED AND AUTONOMOUS VEHICLES (CAVS)</w:t>
      </w:r>
    </w:p>
    <w:p w14:paraId="4F300BE4" w14:textId="77777777" w:rsidR="004B045B" w:rsidRDefault="004B045B" w:rsidP="004B045B">
      <w:pPr>
        <w:spacing w:line="480" w:lineRule="auto"/>
        <w:jc w:val="both"/>
        <w:rPr>
          <w:rFonts w:eastAsia="Times New Roman"/>
        </w:rPr>
      </w:pPr>
      <w:r w:rsidRPr="00DA61AE">
        <w:rPr>
          <w:rFonts w:eastAsia="Times New Roman"/>
        </w:rPr>
        <w:t xml:space="preserve">“Connected car” penetration will increase globally from 11% in 2012 to 60% in 2017 (and </w:t>
      </w:r>
    </w:p>
    <w:p w14:paraId="42EA6D68" w14:textId="014505EB" w:rsidR="00876001" w:rsidRDefault="004B045B" w:rsidP="004B045B">
      <w:pPr>
        <w:spacing w:line="480" w:lineRule="auto"/>
        <w:jc w:val="both"/>
        <w:rPr>
          <w:rFonts w:eastAsia="Times New Roman"/>
        </w:rPr>
      </w:pPr>
      <w:proofErr w:type="gramStart"/>
      <w:r w:rsidRPr="00DA61AE">
        <w:rPr>
          <w:rFonts w:eastAsia="Times New Roman"/>
        </w:rPr>
        <w:t>to</w:t>
      </w:r>
      <w:proofErr w:type="gramEnd"/>
      <w:r w:rsidRPr="00DA61AE">
        <w:rPr>
          <w:rFonts w:eastAsia="Times New Roman"/>
        </w:rPr>
        <w:t xml:space="preserve"> more than 80% in the United States and Western Europe).</w:t>
      </w:r>
    </w:p>
    <w:p w14:paraId="076B9BFA" w14:textId="5F3DE2AB" w:rsidR="004B045B" w:rsidRPr="00A13135" w:rsidRDefault="004B045B" w:rsidP="004B045B">
      <w:pPr>
        <w:rPr>
          <w:rFonts w:eastAsia="Times New Roman"/>
        </w:rPr>
      </w:pPr>
      <w:r w:rsidRPr="008D10C4">
        <w:rPr>
          <w:rFonts w:eastAsia="Times New Roman"/>
        </w:rPr>
        <w:t xml:space="preserve">Connected vehicles can communicate with each other and their surroundings. They are equipped with internet access, cellular radio, radar and other communication links including DSRC and an internal wireless local area network, allowing internet access to other devices both inside and outside the vehicle. Benefits to the driver include prevention or automatic notification of crashes, speeding and congestion. Increasingly, connected cars use smartphone apps to interact with the car from any distance. Users can unlock their cars, check the status of batteries on electric cars, find the location of the car, or remotely activate the climate control system. </w:t>
      </w:r>
    </w:p>
    <w:p w14:paraId="464B740D" w14:textId="77777777" w:rsidR="004B045B" w:rsidRDefault="004B045B" w:rsidP="004B045B">
      <w:pPr>
        <w:rPr>
          <w:ins w:id="121" w:author="clifford beta" w:date="2018-02-06T12:11:00Z"/>
          <w:rFonts w:eastAsia="Times New Roman"/>
        </w:rPr>
      </w:pPr>
      <w:r w:rsidRPr="009B5D0F">
        <w:rPr>
          <w:rFonts w:eastAsia="Times New Roman"/>
        </w:rPr>
        <w:t xml:space="preserve">The connected vehicle market continues to grow rapidly. Advances in mobile technologies are enabling drivers and passengers to benefit from increasingly sophisticated infotainment, navigation, safety and telematics services. As demand rises around the world, the connected vehicle market is one of the fastest growing segments of the Internet of Things, potentially generating application revenue of US$273 billion by 2026, according to </w:t>
      </w:r>
      <w:proofErr w:type="spellStart"/>
      <w:r w:rsidRPr="009B5D0F">
        <w:rPr>
          <w:rFonts w:eastAsia="Times New Roman"/>
        </w:rPr>
        <w:t>Machina</w:t>
      </w:r>
      <w:proofErr w:type="spellEnd"/>
      <w:r w:rsidRPr="009B5D0F">
        <w:rPr>
          <w:rFonts w:eastAsia="Times New Roman"/>
        </w:rPr>
        <w:t xml:space="preserve"> Research’s forecasts.</w:t>
      </w:r>
    </w:p>
    <w:p w14:paraId="45ABA63F" w14:textId="77777777" w:rsidR="009632D1" w:rsidRPr="009B5D0F" w:rsidRDefault="009632D1" w:rsidP="004B045B">
      <w:pPr>
        <w:rPr>
          <w:rFonts w:eastAsia="Times New Roman"/>
        </w:rPr>
      </w:pPr>
    </w:p>
    <w:p w14:paraId="73ADACF4" w14:textId="44C4C784" w:rsidR="004B045B" w:rsidRDefault="004735D8" w:rsidP="000E01EB">
      <w:pPr>
        <w:pStyle w:val="Heading3"/>
      </w:pPr>
      <w:r>
        <w:t>MOBILE TECHNOLOGY</w:t>
      </w:r>
    </w:p>
    <w:p w14:paraId="0D23103D" w14:textId="684BD79D" w:rsidR="0081015E" w:rsidRDefault="0081015E" w:rsidP="0081015E">
      <w:r>
        <w:t>Mobile technology has the potential of revolutionizing the way we use cars, improving the driving experience through access to real-time information, saving lives, allowing remote monitoring of performance and location for more effective preventive maintenance measures.</w:t>
      </w:r>
    </w:p>
    <w:p w14:paraId="409DBEEC" w14:textId="5702FC78" w:rsidR="0049181D" w:rsidRDefault="0049181D" w:rsidP="0081015E">
      <w:pPr>
        <w:rPr>
          <w:ins w:id="122" w:author="clifford beta" w:date="2018-02-05T12:02:00Z"/>
        </w:rPr>
      </w:pPr>
      <w:r>
        <w:t>Some of the key technologies undergirding this revolution are:</w:t>
      </w:r>
    </w:p>
    <w:p w14:paraId="56BDB9F7" w14:textId="77777777" w:rsidR="0029600B" w:rsidRDefault="0029600B" w:rsidP="0081015E">
      <w:pPr>
        <w:rPr>
          <w:ins w:id="123" w:author="clifford beta" w:date="2018-02-01T12:03:00Z"/>
        </w:rPr>
      </w:pPr>
    </w:p>
    <w:p w14:paraId="4509B72E" w14:textId="5518B3B1" w:rsidR="006D05FF" w:rsidRPr="006D05FF" w:rsidRDefault="0029600B">
      <w:pPr>
        <w:pStyle w:val="Heading4"/>
        <w:rPr>
          <w:ins w:id="124" w:author="clifford beta" w:date="2018-02-05T12:02:00Z"/>
        </w:rPr>
        <w:pPrChange w:id="125" w:author="clifford beta" w:date="2018-02-06T11:06:00Z">
          <w:pPr/>
        </w:pPrChange>
      </w:pPr>
      <w:ins w:id="126" w:author="clifford beta" w:date="2018-02-05T12:02:00Z">
        <w:r>
          <w:lastRenderedPageBreak/>
          <w:t xml:space="preserve">Millimeter </w:t>
        </w:r>
      </w:ins>
      <w:ins w:id="127" w:author="clifford beta" w:date="2018-02-01T12:03:00Z">
        <w:r w:rsidR="00E62342">
          <w:t>Wave communication</w:t>
        </w:r>
      </w:ins>
    </w:p>
    <w:p w14:paraId="2BF3DB0C" w14:textId="27D90887" w:rsidR="001E1190" w:rsidRDefault="00FF20BD" w:rsidP="001E1190">
      <w:pPr>
        <w:rPr>
          <w:ins w:id="128" w:author="clifford beta" w:date="2018-02-06T11:26:00Z"/>
          <w:rFonts w:eastAsia="Times New Roman"/>
        </w:rPr>
      </w:pPr>
      <w:ins w:id="129" w:author="clifford beta" w:date="2018-02-06T11:23:00Z">
        <w:r>
          <w:rPr>
            <w:rFonts w:eastAsia="Times New Roman"/>
          </w:rPr>
          <w:t>Wireless</w:t>
        </w:r>
      </w:ins>
      <w:ins w:id="130" w:author="clifford beta" w:date="2018-02-06T11:07:00Z">
        <w:r w:rsidR="001E1190">
          <w:rPr>
            <w:rFonts w:eastAsia="Times New Roman"/>
          </w:rPr>
          <w:t xml:space="preserve"> </w:t>
        </w:r>
      </w:ins>
      <w:ins w:id="131" w:author="clifford beta" w:date="2018-02-06T11:23:00Z">
        <w:r w:rsidR="00732AC8">
          <w:rPr>
            <w:rFonts w:eastAsia="Times New Roman"/>
          </w:rPr>
          <w:t>data traffic has been increasing at a rate of over 50%</w:t>
        </w:r>
      </w:ins>
      <w:ins w:id="132" w:author="clifford beta" w:date="2018-02-06T11:07:00Z">
        <w:r w:rsidR="001E1190">
          <w:rPr>
            <w:rFonts w:eastAsia="Times New Roman"/>
          </w:rPr>
          <w:t xml:space="preserve"> per year per subscriber, and this trend is expected to accelerate over the next decade with the continual use of video and the rise of the Internet-of</w:t>
        </w:r>
      </w:ins>
      <w:ins w:id="133" w:author="clifford beta" w:date="2018-02-06T11:08:00Z">
        <w:r w:rsidR="001E1190">
          <w:rPr>
            <w:rFonts w:eastAsia="Times New Roman"/>
          </w:rPr>
          <w:t xml:space="preserve"> </w:t>
        </w:r>
      </w:ins>
      <w:ins w:id="134" w:author="clifford beta" w:date="2018-02-06T11:07:00Z">
        <w:r w:rsidR="001E1190">
          <w:rPr>
            <w:rFonts w:eastAsia="Times New Roman"/>
          </w:rPr>
          <w:t>Things (</w:t>
        </w:r>
        <w:proofErr w:type="spellStart"/>
        <w:r w:rsidR="001E1190">
          <w:rPr>
            <w:rFonts w:eastAsia="Times New Roman"/>
          </w:rPr>
          <w:t>IoT</w:t>
        </w:r>
        <w:proofErr w:type="spellEnd"/>
        <w:r w:rsidR="001E1190">
          <w:rPr>
            <w:rFonts w:eastAsia="Times New Roman"/>
          </w:rPr>
          <w:t>) [1], [2].</w:t>
        </w:r>
      </w:ins>
      <w:ins w:id="135" w:author="clifford beta" w:date="2018-02-06T11:21:00Z">
        <w:r w:rsidR="003B2A65">
          <w:rPr>
            <w:rFonts w:eastAsia="Times New Roman"/>
          </w:rPr>
          <w:t xml:space="preserve"> According to Intel</w:t>
        </w:r>
        <w:r w:rsidR="00295305">
          <w:rPr>
            <w:rFonts w:eastAsia="Times New Roman"/>
          </w:rPr>
          <w:t>, one self-driving car will generate 4TB of data for every one and a half hours of driving by 2020.</w:t>
        </w:r>
      </w:ins>
      <w:ins w:id="136" w:author="clifford beta" w:date="2018-02-06T11:07:00Z">
        <w:r w:rsidR="001E1190">
          <w:rPr>
            <w:rFonts w:eastAsia="Times New Roman"/>
          </w:rPr>
          <w:t xml:space="preserve"> To address this demand, the wireless industry is moving to its fifth generation (5G) of cellular</w:t>
        </w:r>
      </w:ins>
      <w:ins w:id="137" w:author="clifford beta" w:date="2018-02-06T11:08:00Z">
        <w:r w:rsidR="001E1190" w:rsidRPr="001E1190">
          <w:rPr>
            <w:rFonts w:eastAsia="Times New Roman"/>
          </w:rPr>
          <w:t xml:space="preserve"> </w:t>
        </w:r>
        <w:r w:rsidR="001E1190">
          <w:rPr>
            <w:rFonts w:eastAsia="Times New Roman"/>
          </w:rPr>
          <w:t>technology that will use millimeter wave (</w:t>
        </w:r>
        <w:proofErr w:type="spellStart"/>
        <w:r w:rsidR="001E1190">
          <w:rPr>
            <w:rFonts w:eastAsia="Times New Roman"/>
          </w:rPr>
          <w:t>mmWave</w:t>
        </w:r>
        <w:proofErr w:type="spellEnd"/>
        <w:r w:rsidR="001E1190">
          <w:rPr>
            <w:rFonts w:eastAsia="Times New Roman"/>
          </w:rPr>
          <w:t>) frequencies to offer unprecedented spectrum and multi-Gigabit-</w:t>
        </w:r>
        <w:proofErr w:type="spellStart"/>
        <w:r w:rsidR="001E1190">
          <w:rPr>
            <w:rFonts w:eastAsia="Times New Roman"/>
          </w:rPr>
          <w:t>persecond</w:t>
        </w:r>
        <w:proofErr w:type="spellEnd"/>
        <w:r w:rsidR="001E1190">
          <w:rPr>
            <w:rFonts w:eastAsia="Times New Roman"/>
          </w:rPr>
          <w:t xml:space="preserve"> (</w:t>
        </w:r>
        <w:proofErr w:type="spellStart"/>
        <w:r w:rsidR="001E1190">
          <w:rPr>
            <w:rFonts w:eastAsia="Times New Roman"/>
          </w:rPr>
          <w:t>Gbps</w:t>
        </w:r>
        <w:proofErr w:type="spellEnd"/>
        <w:r w:rsidR="001E1190">
          <w:rPr>
            <w:rFonts w:eastAsia="Times New Roman"/>
          </w:rPr>
          <w:t>) data rates</w:t>
        </w:r>
      </w:ins>
      <w:ins w:id="138" w:author="clifford beta" w:date="2018-02-06T11:22:00Z">
        <w:r w:rsidR="00E0080E">
          <w:rPr>
            <w:rFonts w:eastAsia="Times New Roman"/>
          </w:rPr>
          <w:t>.</w:t>
        </w:r>
      </w:ins>
    </w:p>
    <w:p w14:paraId="37CB2181" w14:textId="738BC1A8" w:rsidR="00F012A1" w:rsidRDefault="00F012A1" w:rsidP="001E1190">
      <w:pPr>
        <w:rPr>
          <w:ins w:id="139" w:author="clifford beta" w:date="2018-02-06T11:28:00Z"/>
          <w:rFonts w:eastAsia="Times New Roman"/>
        </w:rPr>
      </w:pPr>
      <w:ins w:id="140" w:author="clifford beta" w:date="2018-02-06T11:27:00Z">
        <w:r>
          <w:rPr>
            <w:rFonts w:eastAsia="Times New Roman"/>
          </w:rPr>
          <w:t xml:space="preserve">In the </w:t>
        </w:r>
        <w:proofErr w:type="spellStart"/>
        <w:r>
          <w:rPr>
            <w:rFonts w:eastAsia="Times New Roman"/>
          </w:rPr>
          <w:t>mmWave</w:t>
        </w:r>
        <w:proofErr w:type="spellEnd"/>
        <w:r>
          <w:rPr>
            <w:rFonts w:eastAsia="Times New Roman"/>
          </w:rPr>
          <w:t xml:space="preserve"> frequencies, channel bandwidths </w:t>
        </w:r>
      </w:ins>
      <w:ins w:id="141" w:author="clifford beta" w:date="2018-02-06T11:28:00Z">
        <w:r>
          <w:rPr>
            <w:rFonts w:eastAsia="Times New Roman"/>
          </w:rPr>
          <w:t>will be more than ten times greater than today’s 4G LTE 20 MHz cellular channels.</w:t>
        </w:r>
      </w:ins>
    </w:p>
    <w:p w14:paraId="5D7D37F8" w14:textId="316B143D" w:rsidR="00F012A1" w:rsidRDefault="00F012A1" w:rsidP="001E1190">
      <w:pPr>
        <w:rPr>
          <w:ins w:id="142" w:author="clifford beta" w:date="2018-02-06T11:22:00Z"/>
          <w:rFonts w:eastAsia="Times New Roman"/>
        </w:rPr>
      </w:pPr>
      <w:ins w:id="143" w:author="clifford beta" w:date="2018-02-06T11:29:00Z">
        <w:r>
          <w:rPr>
            <w:rFonts w:eastAsia="Times New Roman"/>
          </w:rPr>
          <w:t xml:space="preserve">Due to their small wavelengths, </w:t>
        </w:r>
        <w:proofErr w:type="spellStart"/>
        <w:r>
          <w:rPr>
            <w:rFonts w:eastAsia="Times New Roman"/>
          </w:rPr>
          <w:t>mmWave</w:t>
        </w:r>
        <w:proofErr w:type="spellEnd"/>
        <w:r>
          <w:rPr>
            <w:rFonts w:eastAsia="Times New Roman"/>
          </w:rPr>
          <w:t xml:space="preserve"> </w:t>
        </w:r>
        <w:r w:rsidR="00BC384F">
          <w:rPr>
            <w:rFonts w:eastAsia="Times New Roman"/>
          </w:rPr>
          <w:t>diffraction and material penetration will incur greater attenuation thus elevating the importance of line-of-sight (LOS) propagation, reflection, and scattering.</w:t>
        </w:r>
      </w:ins>
    </w:p>
    <w:p w14:paraId="30A20537" w14:textId="6611B6D1" w:rsidR="00FF20BD" w:rsidRDefault="0084025D" w:rsidP="001E1190">
      <w:pPr>
        <w:rPr>
          <w:ins w:id="144" w:author="clifford beta" w:date="2018-02-06T11:08:00Z"/>
          <w:rFonts w:eastAsia="Times New Roman"/>
        </w:rPr>
      </w:pPr>
      <w:ins w:id="145" w:author="clifford beta" w:date="2018-02-06T11:37:00Z">
        <w:r>
          <w:rPr>
            <w:rFonts w:eastAsia="Times New Roman"/>
          </w:rPr>
          <w:t xml:space="preserve">For the connected car, the </w:t>
        </w:r>
        <w:proofErr w:type="spellStart"/>
        <w:r>
          <w:rPr>
            <w:rFonts w:eastAsia="Times New Roman"/>
          </w:rPr>
          <w:t>mmWave</w:t>
        </w:r>
        <w:proofErr w:type="spellEnd"/>
        <w:r>
          <w:rPr>
            <w:rFonts w:eastAsia="Times New Roman"/>
          </w:rPr>
          <w:t xml:space="preserve"> communication systems support mobility and allow access to a robust and secure network.</w:t>
        </w:r>
      </w:ins>
    </w:p>
    <w:p w14:paraId="3B02C3EC" w14:textId="77777777" w:rsidR="001E1190" w:rsidRDefault="001E1190" w:rsidP="001E1190">
      <w:pPr>
        <w:rPr>
          <w:ins w:id="146" w:author="clifford beta" w:date="2018-02-06T11:07:00Z"/>
          <w:rFonts w:eastAsia="Times New Roman"/>
        </w:rPr>
      </w:pPr>
    </w:p>
    <w:p w14:paraId="36F58EDE" w14:textId="1D8395BD" w:rsidR="003B0A57" w:rsidRDefault="003B0A57" w:rsidP="003B0A57">
      <w:pPr>
        <w:pStyle w:val="Heading4"/>
        <w:rPr>
          <w:ins w:id="147" w:author="clifford beta" w:date="2018-02-06T12:11:00Z"/>
        </w:rPr>
      </w:pPr>
      <w:ins w:id="148" w:author="clifford beta" w:date="2018-02-06T12:11:00Z">
        <w:r>
          <w:t>Dedicated Short Range Communication</w:t>
        </w:r>
      </w:ins>
    </w:p>
    <w:p w14:paraId="31E0398F" w14:textId="70D340C7" w:rsidR="00CA6A12" w:rsidRDefault="00CA6A12" w:rsidP="00CA6A12">
      <w:pPr>
        <w:rPr>
          <w:ins w:id="149" w:author="clifford beta" w:date="2018-02-06T12:14:00Z"/>
          <w:rFonts w:eastAsia="Times New Roman"/>
        </w:rPr>
      </w:pPr>
      <w:ins w:id="150" w:author="clifford beta" w:date="2018-02-06T12:14:00Z">
        <w:r w:rsidRPr="00CA6A12">
          <w:rPr>
            <w:rFonts w:eastAsia="Times New Roman"/>
            <w:rPrChange w:id="151" w:author="clifford beta" w:date="2018-02-06T12:15:00Z">
              <w:rPr>
                <w:rFonts w:ascii="Lucida Grande" w:eastAsia="Times New Roman" w:hAnsi="Lucida Grande" w:cs="Lucida Grande"/>
                <w:color w:val="000000"/>
                <w:sz w:val="22"/>
                <w:szCs w:val="22"/>
                <w:shd w:val="clear" w:color="auto" w:fill="FFFFFF"/>
              </w:rPr>
            </w:rPrChange>
          </w:rPr>
          <w:t xml:space="preserve">Dedicated Short Range Communication (DSRC) was designed to provide reliable wireless communication for intelligent transportation system applications. Sharing information among </w:t>
        </w:r>
        <w:proofErr w:type="gramStart"/>
        <w:r w:rsidRPr="00CA6A12">
          <w:rPr>
            <w:rFonts w:eastAsia="Times New Roman"/>
            <w:rPrChange w:id="152" w:author="clifford beta" w:date="2018-02-06T12:15:00Z">
              <w:rPr>
                <w:rFonts w:ascii="Lucida Grande" w:eastAsia="Times New Roman" w:hAnsi="Lucida Grande" w:cs="Lucida Grande"/>
                <w:color w:val="000000"/>
                <w:sz w:val="22"/>
                <w:szCs w:val="22"/>
                <w:shd w:val="clear" w:color="auto" w:fill="FFFFFF"/>
              </w:rPr>
            </w:rPrChange>
          </w:rPr>
          <w:t>cars</w:t>
        </w:r>
      </w:ins>
      <w:ins w:id="153" w:author="clifford beta" w:date="2018-02-06T12:18:00Z">
        <w:r w:rsidR="00DB2227">
          <w:rPr>
            <w:rFonts w:eastAsia="Times New Roman"/>
          </w:rPr>
          <w:t xml:space="preserve"> </w:t>
        </w:r>
      </w:ins>
      <w:ins w:id="154" w:author="clifford beta" w:date="2018-02-06T12:14:00Z">
        <w:r w:rsidRPr="00CA6A12">
          <w:rPr>
            <w:rFonts w:eastAsia="Times New Roman"/>
            <w:rPrChange w:id="155" w:author="clifford beta" w:date="2018-02-06T12:15:00Z">
              <w:rPr>
                <w:rFonts w:ascii="Lucida Grande" w:eastAsia="Times New Roman" w:hAnsi="Lucida Grande" w:cs="Lucida Grande"/>
                <w:color w:val="000000"/>
                <w:sz w:val="22"/>
                <w:szCs w:val="22"/>
                <w:shd w:val="clear" w:color="auto" w:fill="FFFFFF"/>
              </w:rPr>
            </w:rPrChange>
          </w:rPr>
          <w:t xml:space="preserve"> and</w:t>
        </w:r>
        <w:proofErr w:type="gramEnd"/>
        <w:r w:rsidRPr="00CA6A12">
          <w:rPr>
            <w:rFonts w:eastAsia="Times New Roman"/>
            <w:rPrChange w:id="156" w:author="clifford beta" w:date="2018-02-06T12:15:00Z">
              <w:rPr>
                <w:rFonts w:ascii="Lucida Grande" w:eastAsia="Times New Roman" w:hAnsi="Lucida Grande" w:cs="Lucida Grande"/>
                <w:color w:val="000000"/>
                <w:sz w:val="22"/>
                <w:szCs w:val="22"/>
                <w:shd w:val="clear" w:color="auto" w:fill="FFFFFF"/>
              </w:rPr>
            </w:rPrChange>
          </w:rPr>
          <w:t xml:space="preserve"> between cars and the infrastructure, pedestrians, or "the cloud" has great potential to improve safety, mobility and fuel economy.</w:t>
        </w:r>
      </w:ins>
      <w:ins w:id="157" w:author="clifford beta" w:date="2018-02-06T12:15:00Z">
        <w:r w:rsidR="00E76EC6">
          <w:rPr>
            <w:rFonts w:eastAsia="Times New Roman"/>
          </w:rPr>
          <w:t xml:space="preserve"> [DSRC]</w:t>
        </w:r>
      </w:ins>
    </w:p>
    <w:p w14:paraId="70C3C986" w14:textId="77777777" w:rsidR="001D0020" w:rsidRPr="00CA6A12" w:rsidRDefault="001D0020">
      <w:pPr>
        <w:rPr>
          <w:ins w:id="158" w:author="clifford beta" w:date="2018-02-06T12:11:00Z"/>
          <w:rFonts w:eastAsia="Times New Roman"/>
          <w:rPrChange w:id="159" w:author="clifford beta" w:date="2018-02-06T12:15:00Z">
            <w:rPr>
              <w:ins w:id="160" w:author="clifford beta" w:date="2018-02-06T12:11:00Z"/>
            </w:rPr>
          </w:rPrChange>
        </w:rPr>
        <w:pPrChange w:id="161" w:author="clifford beta" w:date="2018-02-06T12:11:00Z">
          <w:pPr>
            <w:pStyle w:val="Heading4"/>
          </w:pPr>
        </w:pPrChange>
      </w:pPr>
    </w:p>
    <w:p w14:paraId="028D1105" w14:textId="16537519" w:rsidR="00006CF3" w:rsidRPr="00006CF3" w:rsidDel="00CC511D" w:rsidRDefault="00006CF3" w:rsidP="001E1190">
      <w:pPr>
        <w:rPr>
          <w:del w:id="162" w:author="clifford beta" w:date="2018-02-06T11:40:00Z"/>
        </w:rPr>
      </w:pPr>
    </w:p>
    <w:p w14:paraId="64C0E44B" w14:textId="50264FAC" w:rsidR="0049181D" w:rsidRDefault="0049181D" w:rsidP="0081015E">
      <w:del w:id="163" w:author="clifford beta" w:date="2018-02-06T11:40:00Z">
        <w:r w:rsidDel="00CC511D">
          <w:delText>Mobile radio – it supports mobility and allows the connected car access to a robust and secure network</w:delText>
        </w:r>
        <w:r w:rsidDel="009361BF">
          <w:delText>.</w:delText>
        </w:r>
      </w:del>
    </w:p>
    <w:p w14:paraId="6F61ACEA" w14:textId="77777777" w:rsidR="00BA62E7" w:rsidRPr="00B3575A" w:rsidRDefault="0049181D">
      <w:pPr>
        <w:pStyle w:val="Heading4"/>
        <w:rPr>
          <w:u w:val="single"/>
          <w:rPrChange w:id="164" w:author="clifford beta" w:date="2018-02-06T11:54:00Z">
            <w:rPr/>
          </w:rPrChange>
        </w:rPr>
        <w:pPrChange w:id="165" w:author="clifford beta" w:date="2018-02-06T11:54:00Z">
          <w:pPr/>
        </w:pPrChange>
      </w:pPr>
      <w:r w:rsidRPr="00B3575A">
        <w:rPr>
          <w:u w:val="single"/>
          <w:rPrChange w:id="166" w:author="clifford beta" w:date="2018-02-06T11:54:00Z">
            <w:rPr>
              <w:b/>
              <w:bCs/>
              <w:i/>
              <w:iCs/>
            </w:rPr>
          </w:rPrChange>
        </w:rPr>
        <w:t xml:space="preserve">Embedded SIM </w:t>
      </w:r>
    </w:p>
    <w:p w14:paraId="7AEDF65E" w14:textId="5C0D4548" w:rsidR="0049181D" w:rsidRDefault="0049181D" w:rsidP="0081015E">
      <w:pPr>
        <w:rPr>
          <w:ins w:id="167" w:author="clifford beta" w:date="2018-02-06T11:54:00Z"/>
        </w:rPr>
      </w:pPr>
      <w:del w:id="168" w:author="clifford beta" w:date="2018-02-06T11:54:00Z">
        <w:r w:rsidDel="00BA62E7">
          <w:delText>–</w:delText>
        </w:r>
        <w:r w:rsidDel="00B3575A">
          <w:delText xml:space="preserve"> </w:delText>
        </w:r>
      </w:del>
      <w:ins w:id="169" w:author="clifford beta" w:date="2018-02-06T11:54:00Z">
        <w:r w:rsidR="00B3575A">
          <w:t>A</w:t>
        </w:r>
      </w:ins>
      <w:del w:id="170" w:author="clifford beta" w:date="2018-02-06T11:54:00Z">
        <w:r w:rsidDel="00B3575A">
          <w:delText>a</w:delText>
        </w:r>
      </w:del>
      <w:r>
        <w:t>llows the connected car to change mobile operators since it can be provisioned over the air, enabling them to take advantage of the available mobile operators for each region.</w:t>
      </w:r>
    </w:p>
    <w:p w14:paraId="3EB4FA93" w14:textId="77777777" w:rsidR="00C46C4E" w:rsidRDefault="00C46C4E" w:rsidP="0081015E"/>
    <w:p w14:paraId="0171897F" w14:textId="77777777" w:rsidR="00C46C4E" w:rsidRPr="00C46C4E" w:rsidRDefault="00B44443">
      <w:pPr>
        <w:pStyle w:val="Heading4"/>
        <w:rPr>
          <w:u w:val="single"/>
          <w:rPrChange w:id="171" w:author="clifford beta" w:date="2018-02-06T11:55:00Z">
            <w:rPr/>
          </w:rPrChange>
        </w:rPr>
        <w:pPrChange w:id="172" w:author="clifford beta" w:date="2018-02-06T11:55:00Z">
          <w:pPr/>
        </w:pPrChange>
      </w:pPr>
      <w:r w:rsidRPr="00C46C4E">
        <w:rPr>
          <w:u w:val="single"/>
          <w:rPrChange w:id="173" w:author="clifford beta" w:date="2018-02-06T11:55:00Z">
            <w:rPr>
              <w:b/>
              <w:bCs/>
              <w:i/>
              <w:iCs/>
            </w:rPr>
          </w:rPrChange>
        </w:rPr>
        <w:t xml:space="preserve">Smart Phones </w:t>
      </w:r>
    </w:p>
    <w:p w14:paraId="00CE2F00" w14:textId="7BB46DE1" w:rsidR="00B44443" w:rsidRDefault="00B44443" w:rsidP="0081015E">
      <w:pPr>
        <w:rPr>
          <w:ins w:id="174" w:author="clifford beta" w:date="2018-02-06T11:56:00Z"/>
        </w:rPr>
      </w:pPr>
      <w:del w:id="175" w:author="clifford beta" w:date="2018-02-06T11:54:00Z">
        <w:r w:rsidDel="00C46C4E">
          <w:delText xml:space="preserve">– </w:delText>
        </w:r>
      </w:del>
      <w:ins w:id="176" w:author="clifford beta" w:date="2018-02-06T11:55:00Z">
        <w:r w:rsidR="00C46C4E">
          <w:t>M</w:t>
        </w:r>
      </w:ins>
      <w:del w:id="177" w:author="clifford beta" w:date="2018-02-06T11:54:00Z">
        <w:r w:rsidDel="00C46C4E">
          <w:delText>m</w:delText>
        </w:r>
      </w:del>
      <w:r>
        <w:t xml:space="preserve">ore and more applications in the </w:t>
      </w:r>
      <w:proofErr w:type="gramStart"/>
      <w:r>
        <w:t>Connected</w:t>
      </w:r>
      <w:proofErr w:type="gramEnd"/>
      <w:r>
        <w:t xml:space="preserve"> car are integrated with smartphones. For example Apple’s </w:t>
      </w:r>
      <w:proofErr w:type="spellStart"/>
      <w:r>
        <w:t>carplay</w:t>
      </w:r>
      <w:proofErr w:type="spellEnd"/>
      <w:r>
        <w:t xml:space="preserve"> integrates with the driver’s smartphone to deliver advanced services and infotainment.</w:t>
      </w:r>
    </w:p>
    <w:p w14:paraId="5C098794" w14:textId="77777777" w:rsidR="00146DD2" w:rsidRDefault="00146DD2" w:rsidP="0081015E"/>
    <w:p w14:paraId="5A58FE31" w14:textId="77777777" w:rsidR="00030605" w:rsidRDefault="00030605" w:rsidP="0081015E">
      <w:pPr>
        <w:rPr>
          <w:ins w:id="178" w:author="clifford beta" w:date="2018-02-06T11:57:00Z"/>
          <w:rStyle w:val="Heading4Char"/>
        </w:rPr>
      </w:pPr>
    </w:p>
    <w:p w14:paraId="65DED506" w14:textId="379F47A2" w:rsidR="0055401D" w:rsidRPr="00704BFD" w:rsidRDefault="00B44443">
      <w:pPr>
        <w:pStyle w:val="Heading4"/>
        <w:rPr>
          <w:rStyle w:val="Heading4Char"/>
          <w:u w:val="single"/>
          <w:rPrChange w:id="179" w:author="clifford beta" w:date="2018-02-06T11:58:00Z">
            <w:rPr>
              <w:rStyle w:val="Heading4Char"/>
            </w:rPr>
          </w:rPrChange>
        </w:rPr>
        <w:pPrChange w:id="180" w:author="clifford beta" w:date="2018-02-06T11:58:00Z">
          <w:pPr/>
        </w:pPrChange>
      </w:pPr>
      <w:r w:rsidRPr="002D4F95">
        <w:rPr>
          <w:u w:val="single"/>
          <w:rPrChange w:id="181" w:author="clifford beta" w:date="2018-02-06T11:57:00Z">
            <w:rPr/>
          </w:rPrChange>
        </w:rPr>
        <w:t>Cloud computing</w:t>
      </w:r>
    </w:p>
    <w:p w14:paraId="4AB40140" w14:textId="3CBF6FDE" w:rsidR="00B44443" w:rsidRDefault="00B44443" w:rsidP="0081015E">
      <w:r>
        <w:t xml:space="preserve"> </w:t>
      </w:r>
      <w:del w:id="182" w:author="clifford beta" w:date="2018-02-06T11:56:00Z">
        <w:r w:rsidDel="00146DD2">
          <w:delText xml:space="preserve">– </w:delText>
        </w:r>
      </w:del>
      <w:r>
        <w:t xml:space="preserve">The cloud provides elastic compute for various tasks that might not be accomplished at the network edges or in the </w:t>
      </w:r>
      <w:proofErr w:type="gramStart"/>
      <w:r>
        <w:t>Connected</w:t>
      </w:r>
      <w:proofErr w:type="gramEnd"/>
      <w:r>
        <w:t xml:space="preserve"> car.</w:t>
      </w:r>
      <w:r w:rsidR="00BF1626">
        <w:t xml:space="preserve"> Such intensive tasks can be processed in the cloud and subsequent result</w:t>
      </w:r>
      <w:r w:rsidR="00310F1C">
        <w:t xml:space="preserve"> delivered to the car. It is also possible to share information from the cloud to multiple cars allowing each to take advantage of past and present experiences of others on the road.</w:t>
      </w:r>
    </w:p>
    <w:p w14:paraId="5FCDAE3F" w14:textId="77777777" w:rsidR="008B225C" w:rsidRDefault="008B225C" w:rsidP="0081015E"/>
    <w:p w14:paraId="185BB890" w14:textId="0B50A3F5" w:rsidR="00F504D9" w:rsidRDefault="008B225C" w:rsidP="000E01EB">
      <w:pPr>
        <w:pStyle w:val="Heading3"/>
        <w:rPr>
          <w:ins w:id="183" w:author="clifford beta" w:date="2018-01-08T15:34:00Z"/>
        </w:rPr>
      </w:pPr>
      <w:r>
        <w:t xml:space="preserve">VEHICLE </w:t>
      </w:r>
      <w:del w:id="184" w:author="clifford beta" w:date="2018-01-08T15:16:00Z">
        <w:r w:rsidDel="00CF5725">
          <w:delText xml:space="preserve">TRAJECTORY </w:delText>
        </w:r>
      </w:del>
      <w:ins w:id="185" w:author="clifford beta" w:date="2018-01-08T15:16:00Z">
        <w:r w:rsidR="00CF5725">
          <w:t xml:space="preserve">ROUTE </w:t>
        </w:r>
      </w:ins>
      <w:r>
        <w:t>PREDICTION</w:t>
      </w:r>
    </w:p>
    <w:p w14:paraId="6402C877" w14:textId="31CFB28C" w:rsidR="00AE3AD6" w:rsidRDefault="00AE3AD6">
      <w:pPr>
        <w:rPr>
          <w:ins w:id="186" w:author="clifford beta" w:date="2018-01-08T15:40:00Z"/>
        </w:rPr>
        <w:pPrChange w:id="187" w:author="clifford beta" w:date="2018-01-08T15:34:00Z">
          <w:pPr>
            <w:pStyle w:val="Heading3"/>
          </w:pPr>
        </w:pPrChange>
      </w:pPr>
      <w:ins w:id="188" w:author="clifford beta" w:date="2018-01-08T15:34:00Z">
        <w:r>
          <w:t>Several methods have been developed for vehicle route predictions. These include:</w:t>
        </w:r>
      </w:ins>
    </w:p>
    <w:p w14:paraId="54C37934" w14:textId="400E3475" w:rsidR="00C37662" w:rsidRDefault="00C37662">
      <w:pPr>
        <w:pStyle w:val="Heading4"/>
        <w:rPr>
          <w:ins w:id="189" w:author="clifford beta" w:date="2018-01-08T15:40:00Z"/>
        </w:rPr>
        <w:pPrChange w:id="190" w:author="clifford beta" w:date="2018-01-08T15:40:00Z">
          <w:pPr>
            <w:pStyle w:val="Heading3"/>
          </w:pPr>
        </w:pPrChange>
      </w:pPr>
      <w:ins w:id="191" w:author="clifford beta" w:date="2018-01-08T15:40:00Z">
        <w:r>
          <w:t>PEDICTION MODELS</w:t>
        </w:r>
      </w:ins>
    </w:p>
    <w:p w14:paraId="6F371608" w14:textId="680711F2" w:rsidR="00A915E3" w:rsidRPr="00AC5935" w:rsidRDefault="005406FA">
      <w:pPr>
        <w:pStyle w:val="Heading5"/>
        <w:rPr>
          <w:ins w:id="192" w:author="clifford beta" w:date="2018-01-08T15:34:00Z"/>
        </w:rPr>
        <w:pPrChange w:id="193" w:author="clifford beta" w:date="2018-01-08T15:40:00Z">
          <w:pPr>
            <w:pStyle w:val="Heading3"/>
          </w:pPr>
        </w:pPrChange>
      </w:pPr>
      <w:proofErr w:type="spellStart"/>
      <w:ins w:id="194" w:author="clifford beta" w:date="2018-01-08T15:40:00Z">
        <w:r w:rsidRPr="005406FA">
          <w:t>Krumm's</w:t>
        </w:r>
        <w:proofErr w:type="spellEnd"/>
        <w:r w:rsidRPr="005406FA">
          <w:t xml:space="preserve"> Destination Prediction</w:t>
        </w:r>
        <w:r>
          <w:t xml:space="preserve"> </w:t>
        </w:r>
        <w:r w:rsidRPr="005406FA">
          <w:t>Algorithm Based on Efficient Routes</w:t>
        </w:r>
      </w:ins>
    </w:p>
    <w:p w14:paraId="7C7F1182" w14:textId="74AE758F" w:rsidR="00AE3AD6" w:rsidRDefault="00AE3AD6">
      <w:pPr>
        <w:rPr>
          <w:ins w:id="195" w:author="clifford beta" w:date="2018-01-08T15:41:00Z"/>
        </w:rPr>
        <w:pPrChange w:id="196" w:author="clifford beta" w:date="2018-01-08T15:34:00Z">
          <w:pPr>
            <w:pStyle w:val="Heading3"/>
          </w:pPr>
        </w:pPrChange>
      </w:pPr>
      <w:ins w:id="197" w:author="clifford beta" w:date="2018-01-08T15:35:00Z">
        <w:r>
          <w:t>The authors of [</w:t>
        </w:r>
        <w:proofErr w:type="spellStart"/>
        <w:r>
          <w:t>krumm</w:t>
        </w:r>
        <w:proofErr w:type="spellEnd"/>
        <w:r>
          <w:t>] suggested a Bayesian model that uses the immediate past trajectory taken by a vehicle to predict the vehicles</w:t>
        </w:r>
      </w:ins>
      <w:ins w:id="198" w:author="clifford beta" w:date="2018-01-08T15:36:00Z">
        <w:r>
          <w:t>’ intended destination.</w:t>
        </w:r>
        <w:r w:rsidR="009903AA">
          <w:t xml:space="preserve"> The underlying assumption here is that the driver uses the most efficient route to get to the intended destinatio</w:t>
        </w:r>
      </w:ins>
      <w:ins w:id="199" w:author="clifford beta" w:date="2018-01-08T15:37:00Z">
        <w:r w:rsidR="00EA7AB3">
          <w:t>n</w:t>
        </w:r>
        <w:r w:rsidR="00D261B4">
          <w:t>.</w:t>
        </w:r>
      </w:ins>
    </w:p>
    <w:p w14:paraId="31CE494B" w14:textId="0B951CA4" w:rsidR="003D6B67" w:rsidRDefault="00433F40">
      <w:pPr>
        <w:rPr>
          <w:rFonts w:eastAsia="Times New Roman"/>
          <w:color w:val="000000" w:themeColor="text1"/>
          <w:rPrChange w:id="200" w:author="Guest User" w:date="2018-02-06T13:51:00Z">
            <w:rPr>
              <w:rFonts w:eastAsia="Times New Roman"/>
              <w:color w:val="000000"/>
              <w:bdr w:val="none" w:sz="0" w:space="0" w:color="auto" w:frame="1"/>
              <w:shd w:val="clear" w:color="auto" w:fill="F1F1F1"/>
            </w:rPr>
          </w:rPrChange>
        </w:rPr>
        <w:pPrChange w:id="201" w:author="clifford beta" w:date="2018-01-08T15:34:00Z">
          <w:pPr>
            <w:pStyle w:val="Heading3"/>
          </w:pPr>
        </w:pPrChange>
      </w:pPr>
      <w:ins w:id="202" w:author="clifford beta" w:date="2018-01-08T15:41:00Z">
        <w:r>
          <w:t>However, according to [</w:t>
        </w:r>
      </w:ins>
      <w:proofErr w:type="spellStart"/>
      <w:ins w:id="203" w:author="clifford beta" w:date="2018-01-08T15:42:00Z">
        <w:r w:rsidRPr="007C02CF">
          <w:rPr>
            <w:rFonts w:eastAsia="Times New Roman"/>
            <w:color w:val="000000"/>
            <w:bdr w:val="none" w:sz="0" w:space="0" w:color="auto" w:frame="1"/>
            <w:shd w:val="clear" w:color="auto" w:fill="F1F1F1"/>
          </w:rPr>
          <w:t>Ziebart</w:t>
        </w:r>
        <w:proofErr w:type="spellEnd"/>
        <w:r>
          <w:rPr>
            <w:rFonts w:eastAsia="Times New Roman"/>
            <w:color w:val="000000"/>
            <w:bdr w:val="none" w:sz="0" w:space="0" w:color="auto" w:frame="1"/>
            <w:shd w:val="clear" w:color="auto" w:fill="F1F1F1"/>
          </w:rPr>
          <w:t>] only 32% of drivers take the fastest route raising serious concern with the applicability of this prediction model.</w:t>
        </w:r>
      </w:ins>
    </w:p>
    <w:p w14:paraId="1A566143" w14:textId="6457B9C9" w:rsidR="00A414EE" w:rsidRDefault="00A414EE">
      <w:pPr>
        <w:rPr>
          <w:ins w:id="204" w:author="clifford beta" w:date="2018-01-08T15:50:00Z"/>
        </w:rPr>
        <w:pPrChange w:id="205" w:author="clifford beta" w:date="2018-01-08T15:17:00Z">
          <w:pPr>
            <w:pStyle w:val="Heading3"/>
          </w:pPr>
        </w:pPrChange>
      </w:pPr>
    </w:p>
    <w:p w14:paraId="29A82F70" w14:textId="20CD5C9A" w:rsidR="00A414EE" w:rsidRDefault="00A414EE">
      <w:pPr>
        <w:pStyle w:val="Heading5"/>
        <w:rPr>
          <w:ins w:id="206" w:author="clifford beta" w:date="2018-01-08T15:50:00Z"/>
        </w:rPr>
        <w:pPrChange w:id="207" w:author="clifford beta" w:date="2018-01-08T15:50:00Z">
          <w:pPr>
            <w:pStyle w:val="Heading3"/>
          </w:pPr>
        </w:pPrChange>
      </w:pPr>
      <w:ins w:id="208" w:author="clifford beta" w:date="2018-01-08T15:50:00Z">
        <w:r>
          <w:t>Ma</w:t>
        </w:r>
      </w:ins>
      <w:ins w:id="209" w:author="clifford beta" w:date="2018-02-06T12:08:00Z">
        <w:r w:rsidR="00DA02EC">
          <w:t>r</w:t>
        </w:r>
      </w:ins>
      <w:ins w:id="210" w:author="clifford beta" w:date="2018-01-08T15:50:00Z">
        <w:r>
          <w:t>kov Models and Trajectory Storage</w:t>
        </w:r>
      </w:ins>
    </w:p>
    <w:p w14:paraId="51E3D210" w14:textId="4A90B7BB" w:rsidR="004621A4" w:rsidRDefault="00FD2675">
      <w:pPr>
        <w:rPr>
          <w:ins w:id="211" w:author="clifford beta" w:date="2018-02-06T12:09:00Z"/>
        </w:rPr>
        <w:pPrChange w:id="212" w:author="clifford beta" w:date="2018-01-08T15:50:00Z">
          <w:pPr>
            <w:pStyle w:val="Heading3"/>
          </w:pPr>
        </w:pPrChange>
      </w:pPr>
      <w:proofErr w:type="spellStart"/>
      <w:ins w:id="213" w:author="clifford beta" w:date="2018-01-08T15:50:00Z">
        <w:r>
          <w:t>Pecher</w:t>
        </w:r>
        <w:proofErr w:type="spellEnd"/>
        <w:r>
          <w:t xml:space="preserve"> et al</w:t>
        </w:r>
        <w:r w:rsidR="004621A4">
          <w:t xml:space="preserve"> [</w:t>
        </w:r>
        <w:proofErr w:type="spellStart"/>
        <w:r w:rsidR="004621A4">
          <w:t>pecher</w:t>
        </w:r>
        <w:proofErr w:type="spellEnd"/>
        <w:r w:rsidR="004621A4">
          <w:t>] propose a data structure that stores previously observed vehicle paths in a given area in order to predict the forward trajectory of an observed vehicle at any stage.</w:t>
        </w:r>
      </w:ins>
    </w:p>
    <w:p w14:paraId="03DB0E35" w14:textId="20574BC2" w:rsidR="00443C61" w:rsidRPr="004621A4" w:rsidRDefault="00443C61">
      <w:pPr>
        <w:rPr>
          <w:ins w:id="214" w:author="clifford beta" w:date="2018-01-08T15:42:00Z"/>
        </w:rPr>
        <w:pPrChange w:id="215" w:author="clifford beta" w:date="2018-02-06T12:10:00Z">
          <w:pPr>
            <w:pStyle w:val="Heading3"/>
          </w:pPr>
        </w:pPrChange>
      </w:pPr>
      <w:ins w:id="216" w:author="clifford beta" w:date="2018-02-06T12:09:00Z">
        <w:r>
          <w:t>When a prediction is requested, the data structure is traversed. This data structure subsequently provides the empirical distribution of the forward trajectory.</w:t>
        </w:r>
      </w:ins>
      <w:ins w:id="217" w:author="clifford beta" w:date="2018-02-06T12:10:00Z">
        <w:r w:rsidR="00FC0A73" w:rsidRPr="004621A4">
          <w:t xml:space="preserve"> </w:t>
        </w:r>
      </w:ins>
    </w:p>
    <w:p w14:paraId="60E77267" w14:textId="77777777" w:rsidR="00AA0B3F" w:rsidRDefault="00AA0B3F">
      <w:pPr>
        <w:rPr>
          <w:ins w:id="218" w:author="clifford beta" w:date="2018-01-08T15:54:00Z"/>
        </w:rPr>
        <w:pPrChange w:id="219" w:author="clifford beta" w:date="2018-01-08T15:17:00Z">
          <w:pPr>
            <w:pStyle w:val="Heading3"/>
          </w:pPr>
        </w:pPrChange>
      </w:pPr>
    </w:p>
    <w:p w14:paraId="64E208E2" w14:textId="5B496D7A" w:rsidR="00FA3CA1" w:rsidRDefault="004E6F1F">
      <w:pPr>
        <w:pStyle w:val="Heading5"/>
        <w:rPr>
          <w:ins w:id="220" w:author="clifford beta" w:date="2018-01-08T16:02:00Z"/>
        </w:rPr>
        <w:pPrChange w:id="221" w:author="clifford beta" w:date="2018-01-08T15:58:00Z">
          <w:pPr>
            <w:pStyle w:val="Heading3"/>
          </w:pPr>
        </w:pPrChange>
      </w:pPr>
      <w:ins w:id="222" w:author="clifford beta" w:date="2018-01-08T16:02:00Z">
        <w:r>
          <w:t>Machine learning</w:t>
        </w:r>
      </w:ins>
    </w:p>
    <w:p w14:paraId="50076A22" w14:textId="76DC5485" w:rsidR="004E6F1F" w:rsidRPr="004E6F1F" w:rsidRDefault="004E6F1F" w:rsidP="004E6F1F">
      <w:pPr>
        <w:rPr>
          <w:ins w:id="223" w:author="clifford beta" w:date="2018-01-08T16:02:00Z"/>
          <w:rFonts w:ascii="Times" w:hAnsi="Times"/>
          <w:rPrChange w:id="224" w:author="clifford beta" w:date="2018-01-08T16:03:00Z">
            <w:rPr>
              <w:ins w:id="225" w:author="clifford beta" w:date="2018-01-08T16:02:00Z"/>
              <w:rFonts w:ascii="Times" w:hAnsi="Times"/>
              <w:sz w:val="16"/>
              <w:szCs w:val="16"/>
            </w:rPr>
          </w:rPrChange>
        </w:rPr>
      </w:pPr>
      <w:ins w:id="226" w:author="clifford beta" w:date="2018-01-08T16:02:00Z">
        <w:r w:rsidRPr="004E6F1F">
          <w:rPr>
            <w:rFonts w:ascii="Times" w:hAnsi="Times"/>
            <w:rPrChange w:id="227" w:author="clifford beta" w:date="2018-01-08T16:03:00Z">
              <w:rPr>
                <w:rFonts w:ascii="Times" w:hAnsi="Times"/>
                <w:sz w:val="16"/>
                <w:szCs w:val="16"/>
              </w:rPr>
            </w:rPrChange>
          </w:rPr>
          <w:t>Machine learning is a branch of artificial intelligence which is predicated on this idea of learning from example.</w:t>
        </w:r>
      </w:ins>
    </w:p>
    <w:p w14:paraId="69985EBA" w14:textId="571D8DAA" w:rsidR="00FA3CA1" w:rsidRDefault="009A37CD">
      <w:pPr>
        <w:rPr>
          <w:ins w:id="228" w:author="clifford beta" w:date="2018-01-08T16:05:00Z"/>
        </w:rPr>
        <w:pPrChange w:id="229" w:author="clifford beta" w:date="2018-01-08T15:17:00Z">
          <w:pPr>
            <w:pStyle w:val="Heading3"/>
          </w:pPr>
        </w:pPrChange>
      </w:pPr>
      <w:ins w:id="230" w:author="clifford beta" w:date="2018-01-08T16:03:00Z">
        <w:r>
          <w:t xml:space="preserve">Machine learning </w:t>
        </w:r>
      </w:ins>
      <w:ins w:id="231" w:author="clifford beta" w:date="2018-01-08T16:04:00Z">
        <w:r w:rsidR="00914C82">
          <w:t xml:space="preserve">and especially a branch of machine learning known as deep learning </w:t>
        </w:r>
      </w:ins>
      <w:ins w:id="232" w:author="clifford beta" w:date="2018-01-08T16:03:00Z">
        <w:r>
          <w:t xml:space="preserve">has been applied to solve many </w:t>
        </w:r>
      </w:ins>
      <w:ins w:id="233" w:author="clifford beta" w:date="2018-01-08T16:05:00Z">
        <w:r w:rsidR="006A31F7">
          <w:t>real-world</w:t>
        </w:r>
      </w:ins>
      <w:ins w:id="234" w:author="clifford beta" w:date="2018-01-08T16:03:00Z">
        <w:r>
          <w:t xml:space="preserve"> problems such as handwriting recognition, credit card fraud detection</w:t>
        </w:r>
      </w:ins>
      <w:ins w:id="235" w:author="clifford beta" w:date="2018-01-08T16:05:00Z">
        <w:r w:rsidR="00B23875">
          <w:t xml:space="preserve">, </w:t>
        </w:r>
      </w:ins>
      <w:ins w:id="236" w:author="clifford beta" w:date="2018-01-08T16:04:00Z">
        <w:r>
          <w:t>natural language processing</w:t>
        </w:r>
      </w:ins>
      <w:ins w:id="237" w:author="clifford beta" w:date="2018-01-08T16:05:00Z">
        <w:r w:rsidR="00B23875">
          <w:t>, sequence prediction and generation etc.</w:t>
        </w:r>
      </w:ins>
    </w:p>
    <w:p w14:paraId="0018875E" w14:textId="043CA51A" w:rsidR="00914C82" w:rsidRPr="00AA41FD" w:rsidDel="00B13C64" w:rsidRDefault="00914C82">
      <w:pPr>
        <w:rPr>
          <w:del w:id="238" w:author="clifford beta" w:date="2018-02-06T12:06:00Z"/>
        </w:rPr>
        <w:pPrChange w:id="239" w:author="clifford beta" w:date="2018-01-08T15:17:00Z">
          <w:pPr>
            <w:pStyle w:val="Heading3"/>
          </w:pPr>
        </w:pPrChange>
      </w:pPr>
    </w:p>
    <w:p w14:paraId="26FB99E5" w14:textId="25460BDA" w:rsidR="00C4685F" w:rsidRDefault="00C4685F" w:rsidP="00D1507C">
      <w:pPr>
        <w:rPr>
          <w:ins w:id="240" w:author="clifford beta" w:date="2018-01-08T16:09:00Z"/>
        </w:rPr>
      </w:pPr>
    </w:p>
    <w:p w14:paraId="54AE3410" w14:textId="6EA20AAC" w:rsidR="008928A4" w:rsidRDefault="008928A4">
      <w:pPr>
        <w:pStyle w:val="Heading5"/>
        <w:numPr>
          <w:ilvl w:val="0"/>
          <w:numId w:val="0"/>
        </w:numPr>
        <w:ind w:left="1008"/>
        <w:rPr>
          <w:ins w:id="241" w:author="clifford beta" w:date="2018-02-06T12:11:00Z"/>
        </w:rPr>
        <w:pPrChange w:id="242" w:author="clifford beta" w:date="2018-02-06T12:11:00Z">
          <w:pPr/>
        </w:pPrChange>
      </w:pPr>
    </w:p>
    <w:p w14:paraId="70F294DE" w14:textId="650638A6" w:rsidR="00C4685F" w:rsidRDefault="00C4685F">
      <w:pPr>
        <w:pStyle w:val="Heading5"/>
        <w:rPr>
          <w:ins w:id="243" w:author="clifford beta" w:date="2018-01-08T16:10:00Z"/>
        </w:rPr>
        <w:pPrChange w:id="244" w:author="clifford beta" w:date="2018-01-08T16:09:00Z">
          <w:pPr/>
        </w:pPrChange>
      </w:pPr>
      <w:ins w:id="245" w:author="clifford beta" w:date="2018-01-08T16:09:00Z">
        <w:r>
          <w:t>PROCAB</w:t>
        </w:r>
      </w:ins>
    </w:p>
    <w:p w14:paraId="5801E071" w14:textId="59CC88F0" w:rsidR="00C82EC5" w:rsidRDefault="00C82EC5">
      <w:pPr>
        <w:rPr>
          <w:ins w:id="246" w:author="clifford beta" w:date="2018-01-08T16:15:00Z"/>
        </w:rPr>
      </w:pPr>
      <w:ins w:id="247" w:author="clifford beta" w:date="2018-01-08T16:10:00Z">
        <w:r>
          <w:t>Authors of [PROCAB] presented PROCAB (Probabilistic Reasonin</w:t>
        </w:r>
        <w:r w:rsidR="005A373F">
          <w:t>g from Observed Context-Aware B</w:t>
        </w:r>
      </w:ins>
      <w:ins w:id="248" w:author="clifford beta" w:date="2018-02-06T10:45:00Z">
        <w:r w:rsidR="005A373F">
          <w:t>e</w:t>
        </w:r>
      </w:ins>
      <w:ins w:id="249" w:author="clifford beta" w:date="2018-01-08T16:10:00Z">
        <w:r>
          <w:t>h</w:t>
        </w:r>
      </w:ins>
      <w:ins w:id="250" w:author="clifford beta" w:date="2018-02-06T10:45:00Z">
        <w:r w:rsidR="005A373F">
          <w:t>a</w:t>
        </w:r>
      </w:ins>
      <w:ins w:id="251" w:author="clifford beta" w:date="2018-01-08T16:10:00Z">
        <w:r>
          <w:t>vior). This model takes into account the current context and the user</w:t>
        </w:r>
      </w:ins>
      <w:ins w:id="252" w:author="clifford beta" w:date="2018-01-08T16:12:00Z">
        <w:r>
          <w:t xml:space="preserve">’s preferences in order to predict his future actions. </w:t>
        </w:r>
      </w:ins>
    </w:p>
    <w:p w14:paraId="3A75D0BA" w14:textId="3F154157" w:rsidR="000A600E" w:rsidRDefault="000A600E">
      <w:pPr>
        <w:rPr>
          <w:ins w:id="253" w:author="clifford beta" w:date="2018-01-08T16:15:00Z"/>
        </w:rPr>
      </w:pPr>
      <w:ins w:id="254" w:author="clifford beta" w:date="2018-01-08T16:15:00Z">
        <w:r>
          <w:t>Unlike the other methods, which directly model action sequences, PROCAB models the reasons for actions rather than the actions themselves. This is done by modeling the negative utility or cost of each action as a function of contextual variables associated with that action.</w:t>
        </w:r>
      </w:ins>
    </w:p>
    <w:p w14:paraId="712F4FCC" w14:textId="4A5B7B48" w:rsidR="000A600E" w:rsidRPr="00C82EC5" w:rsidRDefault="000A600E">
      <w:pPr>
        <w:rPr>
          <w:ins w:id="255" w:author="clifford beta" w:date="2018-01-08T16:09:00Z"/>
        </w:rPr>
      </w:pPr>
      <w:ins w:id="256" w:author="clifford beta" w:date="2018-01-08T16:16:00Z">
        <w:r>
          <w:lastRenderedPageBreak/>
          <w:t>PROCAB assumes that driver</w:t>
        </w:r>
      </w:ins>
      <w:ins w:id="257" w:author="clifford beta" w:date="2018-01-08T16:17:00Z">
        <w:r w:rsidR="00E549E4">
          <w:t>s choose routes to minimize the cost.</w:t>
        </w:r>
      </w:ins>
    </w:p>
    <w:p w14:paraId="0EE6A294" w14:textId="27540316" w:rsidR="000A600E" w:rsidRDefault="000A600E" w:rsidP="000A600E">
      <w:pPr>
        <w:rPr>
          <w:ins w:id="258" w:author="clifford beta" w:date="2018-01-08T16:14:00Z"/>
          <w:rFonts w:eastAsia="Times New Roman"/>
        </w:rPr>
      </w:pPr>
    </w:p>
    <w:p w14:paraId="18508B8C" w14:textId="77777777" w:rsidR="00C4685F" w:rsidRDefault="00C4685F" w:rsidP="00C4685F">
      <w:pPr>
        <w:rPr>
          <w:ins w:id="259" w:author="clifford beta" w:date="2018-02-06T13:55:00Z"/>
        </w:rPr>
      </w:pPr>
    </w:p>
    <w:p w14:paraId="5272D15E" w14:textId="24337D6C" w:rsidR="00EC5A31" w:rsidRDefault="00EC5A31" w:rsidP="00C4685F">
      <w:pPr>
        <w:rPr>
          <w:ins w:id="260" w:author="clifford beta" w:date="2018-02-06T13:55:00Z"/>
        </w:rPr>
      </w:pPr>
    </w:p>
    <w:p w14:paraId="5B31E538" w14:textId="77777777" w:rsidR="00EC5A31" w:rsidRDefault="00EC5A31" w:rsidP="00C4685F">
      <w:pPr>
        <w:rPr>
          <w:ins w:id="261" w:author="clifford beta" w:date="2018-02-06T13:55:00Z"/>
        </w:rPr>
      </w:pPr>
    </w:p>
    <w:p w14:paraId="30CDD554" w14:textId="77777777" w:rsidR="00EC5A31" w:rsidRPr="00C4685F" w:rsidRDefault="00EC5A31" w:rsidP="00C4685F"/>
    <w:p w14:paraId="4B85B1C8" w14:textId="77777777" w:rsidR="00B71038" w:rsidDel="008D2C13" w:rsidRDefault="00592B78" w:rsidP="00D01639">
      <w:pPr>
        <w:pStyle w:val="Heading2"/>
        <w:rPr>
          <w:del w:id="262" w:author="clifford beta" w:date="2018-02-06T13:52:00Z"/>
        </w:rPr>
      </w:pPr>
      <w:r>
        <w:lastRenderedPageBreak/>
        <w:t>ADAPTIVE ANTENNAS</w:t>
      </w:r>
    </w:p>
    <w:p w14:paraId="7EB60CBB" w14:textId="6232E114" w:rsidR="00354541" w:rsidDel="008D2C13" w:rsidRDefault="00354541">
      <w:pPr>
        <w:pStyle w:val="Heading2"/>
        <w:rPr>
          <w:del w:id="263" w:author="clifford beta" w:date="2018-02-06T13:52:00Z"/>
        </w:rPr>
        <w:pPrChange w:id="264" w:author="clifford beta" w:date="2018-02-06T13:52:00Z">
          <w:pPr>
            <w:pStyle w:val="Heading3"/>
          </w:pPr>
        </w:pPrChange>
      </w:pPr>
      <w:del w:id="265" w:author="clifford beta" w:date="2018-02-06T13:52:00Z">
        <w:r w:rsidDel="008D2C13">
          <w:delText>ANTENNA ARRAY STRUCTURES</w:delText>
        </w:r>
      </w:del>
    </w:p>
    <w:p w14:paraId="22F7307A" w14:textId="56D5906A" w:rsidR="00354541" w:rsidDel="008D2C13" w:rsidRDefault="71280536">
      <w:pPr>
        <w:pStyle w:val="Heading2"/>
        <w:rPr>
          <w:ins w:id="266" w:author="Guest User" w:date="2018-02-06T10:36:00Z"/>
          <w:del w:id="267" w:author="clifford beta" w:date="2018-02-06T13:52:00Z"/>
        </w:rPr>
        <w:pPrChange w:id="268" w:author="clifford beta" w:date="2018-02-06T13:52:00Z">
          <w:pPr/>
        </w:pPrChange>
      </w:pPr>
      <w:ins w:id="269" w:author="Guest User" w:date="2018-02-06T10:36:00Z">
        <w:del w:id="270" w:author="clifford beta" w:date="2018-02-06T13:52:00Z">
          <w:r w:rsidRPr="71280536" w:rsidDel="008D2C13">
            <w:rPr>
              <w:rFonts w:eastAsia="Times New Roman"/>
              <w:rPrChange w:id="271" w:author="Guest User" w:date="2018-02-06T10:36:00Z">
                <w:rPr/>
              </w:rPrChange>
            </w:rPr>
            <w:delText>Two-Element Array</w:delText>
          </w:r>
        </w:del>
      </w:ins>
    </w:p>
    <w:p w14:paraId="371C98FF" w14:textId="799EC7D8" w:rsidR="00354541" w:rsidDel="008D2C13" w:rsidRDefault="71280536">
      <w:pPr>
        <w:pStyle w:val="Heading2"/>
        <w:rPr>
          <w:ins w:id="272" w:author="Guest User" w:date="2018-02-06T10:36:00Z"/>
          <w:del w:id="273" w:author="clifford beta" w:date="2018-02-06T13:52:00Z"/>
        </w:rPr>
        <w:pPrChange w:id="274" w:author="clifford beta" w:date="2018-02-06T13:52:00Z">
          <w:pPr/>
        </w:pPrChange>
      </w:pPr>
      <w:ins w:id="275" w:author="Guest User" w:date="2018-02-06T10:36:00Z">
        <w:del w:id="276" w:author="clifford beta" w:date="2018-02-06T13:52:00Z">
          <w:r w:rsidRPr="71280536" w:rsidDel="008D2C13">
            <w:rPr>
              <w:rFonts w:eastAsia="Times New Roman"/>
              <w:rPrChange w:id="277" w:author="Guest User" w:date="2018-02-06T10:36:00Z">
                <w:rPr/>
              </w:rPrChange>
            </w:rPr>
            <w:delText>The most fundamental and simplest array to analyze is the two-element array. The two-element array demonstrates the same general behavior as much larger arrays and is a good starting point in order to understand the phase relationship between adjacent array elements. The figure below shows two vertically polarized infinitesimal dipoles aligned along the y axis and separated by a distance d. The field point is located at a distance r from the origin such that r &gt;&gt; d. We can therefore assume that the distance vectors , , and are all approximately parallel to each other.</w:delText>
          </w:r>
        </w:del>
      </w:ins>
    </w:p>
    <w:p w14:paraId="6FBDD67A" w14:textId="666A3A62" w:rsidR="00354541" w:rsidDel="008D2C13" w:rsidRDefault="71280536">
      <w:pPr>
        <w:pStyle w:val="Heading2"/>
        <w:rPr>
          <w:ins w:id="278" w:author="Guest User" w:date="2018-02-06T10:36:00Z"/>
          <w:del w:id="279" w:author="clifford beta" w:date="2018-02-06T13:52:00Z"/>
        </w:rPr>
        <w:pPrChange w:id="280" w:author="clifford beta" w:date="2018-02-06T13:52:00Z">
          <w:pPr/>
        </w:pPrChange>
      </w:pPr>
      <w:ins w:id="281" w:author="Guest User" w:date="2018-02-06T10:36:00Z">
        <w:del w:id="282" w:author="clifford beta" w:date="2018-02-06T13:52:00Z">
          <w:r w:rsidRPr="71280536" w:rsidDel="008D2C13">
            <w:rPr>
              <w:rFonts w:eastAsia="Times New Roman"/>
              <w:rPrChange w:id="283" w:author="Guest User" w:date="2018-02-06T10:36:00Z">
                <w:rPr/>
              </w:rPrChange>
            </w:rPr>
            <w:delText xml:space="preserve"> </w:delText>
          </w:r>
        </w:del>
      </w:ins>
    </w:p>
    <w:p w14:paraId="3A8EEA0D" w14:textId="2B513A50" w:rsidR="00354541" w:rsidDel="008D2C13" w:rsidRDefault="71280536">
      <w:pPr>
        <w:pStyle w:val="Heading2"/>
        <w:rPr>
          <w:ins w:id="284" w:author="Guest User" w:date="2018-02-06T10:36:00Z"/>
          <w:del w:id="285" w:author="clifford beta" w:date="2018-02-06T13:52:00Z"/>
        </w:rPr>
        <w:pPrChange w:id="286" w:author="clifford beta" w:date="2018-02-06T13:52:00Z">
          <w:pPr/>
        </w:pPrChange>
      </w:pPr>
      <w:ins w:id="287" w:author="Guest User" w:date="2018-02-06T10:36:00Z">
        <w:del w:id="288" w:author="clifford beta" w:date="2018-02-06T13:52:00Z">
          <w:r w:rsidRPr="71280536" w:rsidDel="008D2C13">
            <w:rPr>
              <w:rFonts w:eastAsia="Times New Roman"/>
              <w:rPrChange w:id="289" w:author="Guest User" w:date="2018-02-06T10:36:00Z">
                <w:rPr/>
              </w:rPrChange>
            </w:rPr>
            <w:delText xml:space="preserve">Where </w:delText>
          </w:r>
        </w:del>
      </w:ins>
    </w:p>
    <w:p w14:paraId="67685B0B" w14:textId="6166F08C" w:rsidR="00354541" w:rsidDel="008D2C13" w:rsidRDefault="71280536">
      <w:pPr>
        <w:pStyle w:val="Heading2"/>
        <w:rPr>
          <w:ins w:id="290" w:author="Guest User" w:date="2018-02-06T10:36:00Z"/>
          <w:del w:id="291" w:author="clifford beta" w:date="2018-02-06T13:52:00Z"/>
        </w:rPr>
        <w:pPrChange w:id="292" w:author="clifford beta" w:date="2018-02-06T13:52:00Z">
          <w:pPr/>
        </w:pPrChange>
      </w:pPr>
      <w:ins w:id="293" w:author="Guest User" w:date="2018-02-06T10:36:00Z">
        <w:del w:id="294" w:author="clifford beta" w:date="2018-02-06T13:52:00Z">
          <w:r w:rsidRPr="71280536" w:rsidDel="008D2C13">
            <w:rPr>
              <w:rFonts w:eastAsia="Times New Roman"/>
              <w:rPrChange w:id="295" w:author="Guest User" w:date="2018-02-06T10:36:00Z">
                <w:rPr/>
              </w:rPrChange>
            </w:rPr>
            <w:delText xml:space="preserve">                 r1 = r +  ( d)/2  sin⁡θ</w:delText>
          </w:r>
        </w:del>
      </w:ins>
    </w:p>
    <w:p w14:paraId="61531E5A" w14:textId="63FB0612" w:rsidR="00354541" w:rsidDel="008D2C13" w:rsidRDefault="71280536">
      <w:pPr>
        <w:pStyle w:val="Heading2"/>
        <w:rPr>
          <w:ins w:id="296" w:author="Guest User" w:date="2018-02-06T10:36:00Z"/>
          <w:del w:id="297" w:author="clifford beta" w:date="2018-02-06T13:52:00Z"/>
        </w:rPr>
        <w:pPrChange w:id="298" w:author="clifford beta" w:date="2018-02-06T13:52:00Z">
          <w:pPr/>
        </w:pPrChange>
      </w:pPr>
      <w:ins w:id="299" w:author="Guest User" w:date="2018-02-06T10:36:00Z">
        <w:del w:id="300" w:author="clifford beta" w:date="2018-02-06T13:52:00Z">
          <w:r w:rsidRPr="71280536" w:rsidDel="008D2C13">
            <w:rPr>
              <w:rFonts w:eastAsia="Times New Roman"/>
              <w:rPrChange w:id="301" w:author="Guest User" w:date="2018-02-06T10:36:00Z">
                <w:rPr/>
              </w:rPrChange>
            </w:rPr>
            <w:delText xml:space="preserve">              r2 = r - d/2  sin⁡θ</w:delText>
          </w:r>
        </w:del>
      </w:ins>
    </w:p>
    <w:p w14:paraId="7D936992" w14:textId="09FF3333" w:rsidR="00354541" w:rsidDel="008D2C13" w:rsidRDefault="71280536">
      <w:pPr>
        <w:pStyle w:val="Heading2"/>
        <w:rPr>
          <w:ins w:id="302" w:author="Guest User" w:date="2018-02-06T10:36:00Z"/>
          <w:del w:id="303" w:author="clifford beta" w:date="2018-02-06T13:52:00Z"/>
        </w:rPr>
        <w:pPrChange w:id="304" w:author="clifford beta" w:date="2018-02-06T13:52:00Z">
          <w:pPr/>
        </w:pPrChange>
      </w:pPr>
      <w:ins w:id="305" w:author="Guest User" w:date="2018-02-06T10:36:00Z">
        <w:del w:id="306" w:author="clifford beta" w:date="2018-02-06T13:52:00Z">
          <w:r w:rsidRPr="71280536" w:rsidDel="008D2C13">
            <w:rPr>
              <w:rFonts w:eastAsia="Times New Roman"/>
              <w:rPrChange w:id="307" w:author="Guest User" w:date="2018-02-06T10:36:00Z">
                <w:rPr/>
              </w:rPrChange>
            </w:rPr>
            <w:delText>Assuming that the electrical phase of element 1 is –δ/2 such that the phasor current in element 1 is I0 e-(-jδ)/2. . The electrical phase of element 2 is + δ/2 such that the phasor current in element 2 is  I0 e-jδ/2.. We can now find the distant electric field by using superposition as applied to these two dipole elements. Assuming that r1 ≈ r1 ≈ r in the denominator, we can now find the total electric field.</w:delText>
          </w:r>
        </w:del>
      </w:ins>
    </w:p>
    <w:p w14:paraId="57C354E9" w14:textId="44ADFC66" w:rsidR="00354541" w:rsidDel="008D2C13" w:rsidRDefault="71280536">
      <w:pPr>
        <w:pStyle w:val="Heading2"/>
        <w:rPr>
          <w:ins w:id="308" w:author="Guest User" w:date="2018-02-06T10:36:00Z"/>
          <w:del w:id="309" w:author="clifford beta" w:date="2018-02-06T13:52:00Z"/>
        </w:rPr>
        <w:pPrChange w:id="310" w:author="clifford beta" w:date="2018-02-06T13:52:00Z">
          <w:pPr/>
        </w:pPrChange>
      </w:pPr>
      <w:ins w:id="311" w:author="Guest User" w:date="2018-02-06T10:36:00Z">
        <w:del w:id="312" w:author="clifford beta" w:date="2018-02-06T13:52:00Z">
          <w:r w:rsidRPr="71280536" w:rsidDel="008D2C13">
            <w:rPr>
              <w:rFonts w:eastAsia="Times New Roman"/>
              <w:rPrChange w:id="313" w:author="Guest User" w:date="2018-02-06T10:36:00Z">
                <w:rPr/>
              </w:rPrChange>
            </w:rPr>
            <w:lastRenderedPageBreak/>
            <w:delText xml:space="preserve">              E θ =(jkηI_0 e^(-j δ/2  ) Lsinθ)/(4πr_1 ) e^(-jkr_1 ) + (jkηI_0 e^(-j δ/2  ) Lsinθ)/(4πr_2 ) e^(-jkr_2 )</w:delText>
          </w:r>
        </w:del>
      </w:ins>
    </w:p>
    <w:p w14:paraId="7D5BEA31" w14:textId="03656C86" w:rsidR="00354541" w:rsidDel="008D2C13" w:rsidRDefault="71280536">
      <w:pPr>
        <w:pStyle w:val="Heading2"/>
        <w:rPr>
          <w:ins w:id="314" w:author="Guest User" w:date="2018-02-06T10:36:00Z"/>
          <w:del w:id="315" w:author="clifford beta" w:date="2018-02-06T13:52:00Z"/>
        </w:rPr>
        <w:pPrChange w:id="316" w:author="clifford beta" w:date="2018-02-06T13:52:00Z">
          <w:pPr/>
        </w:pPrChange>
      </w:pPr>
      <w:ins w:id="317" w:author="Guest User" w:date="2018-02-06T10:36:00Z">
        <w:del w:id="318" w:author="clifford beta" w:date="2018-02-06T13:52:00Z">
          <w:r w:rsidRPr="71280536" w:rsidDel="008D2C13">
            <w:rPr>
              <w:rFonts w:eastAsia="Times New Roman"/>
              <w:rPrChange w:id="319" w:author="Guest User" w:date="2018-02-06T10:36:00Z">
                <w:rPr/>
              </w:rPrChange>
            </w:rPr>
            <w:delText xml:space="preserve">                    =(jkηI_0 Lsinθ)/4πr e^(-jkr_1 ) [e^(-j((kdsinθ+δ )/2) )+e^j((kdsinθ+δ )/2)   ]</w:delText>
          </w:r>
        </w:del>
      </w:ins>
    </w:p>
    <w:p w14:paraId="0E71CC26" w14:textId="74DAEF40" w:rsidR="00354541" w:rsidDel="008D2C13" w:rsidRDefault="71280536">
      <w:pPr>
        <w:pStyle w:val="Heading2"/>
        <w:rPr>
          <w:ins w:id="320" w:author="Guest User" w:date="2018-02-06T10:36:00Z"/>
          <w:del w:id="321" w:author="clifford beta" w:date="2018-02-06T13:52:00Z"/>
        </w:rPr>
        <w:pPrChange w:id="322" w:author="clifford beta" w:date="2018-02-06T13:52:00Z">
          <w:pPr/>
        </w:pPrChange>
      </w:pPr>
      <w:ins w:id="323" w:author="Guest User" w:date="2018-02-06T10:36:00Z">
        <w:del w:id="324" w:author="clifford beta" w:date="2018-02-06T13:52:00Z">
          <w:r w:rsidRPr="71280536" w:rsidDel="008D2C13">
            <w:rPr>
              <w:rFonts w:eastAsia="Times New Roman"/>
              <w:rPrChange w:id="325" w:author="Guest User" w:date="2018-02-06T10:36:00Z">
                <w:rPr/>
              </w:rPrChange>
            </w:rPr>
            <w:delText>Where δ=electrical phase difference between the two adjacent elements</w:delText>
          </w:r>
        </w:del>
      </w:ins>
    </w:p>
    <w:p w14:paraId="3BA345F6" w14:textId="7DB4514D" w:rsidR="00354541" w:rsidDel="008D2C13" w:rsidRDefault="71280536">
      <w:pPr>
        <w:pStyle w:val="Heading2"/>
        <w:rPr>
          <w:ins w:id="326" w:author="Guest User" w:date="2018-02-06T10:36:00Z"/>
          <w:del w:id="327" w:author="clifford beta" w:date="2018-02-06T13:52:00Z"/>
        </w:rPr>
        <w:pPrChange w:id="328" w:author="clifford beta" w:date="2018-02-06T13:52:00Z">
          <w:pPr/>
        </w:pPrChange>
      </w:pPr>
      <w:ins w:id="329" w:author="Guest User" w:date="2018-02-06T10:36:00Z">
        <w:del w:id="330" w:author="clifford beta" w:date="2018-02-06T13:52:00Z">
          <w:r w:rsidRPr="71280536" w:rsidDel="008D2C13">
            <w:rPr>
              <w:rFonts w:eastAsia="Times New Roman"/>
              <w:rPrChange w:id="331" w:author="Guest User" w:date="2018-02-06T10:36:00Z">
                <w:rPr/>
              </w:rPrChange>
            </w:rPr>
            <w:delText xml:space="preserve">           L = dipole length</w:delText>
          </w:r>
        </w:del>
      </w:ins>
    </w:p>
    <w:p w14:paraId="2868E5B8" w14:textId="4B88991E" w:rsidR="00354541" w:rsidDel="008D2C13" w:rsidRDefault="71280536">
      <w:pPr>
        <w:pStyle w:val="Heading2"/>
        <w:rPr>
          <w:ins w:id="332" w:author="Guest User" w:date="2018-02-06T10:36:00Z"/>
          <w:del w:id="333" w:author="clifford beta" w:date="2018-02-06T13:52:00Z"/>
        </w:rPr>
        <w:pPrChange w:id="334" w:author="clifford beta" w:date="2018-02-06T13:52:00Z">
          <w:pPr/>
        </w:pPrChange>
      </w:pPr>
      <w:ins w:id="335" w:author="Guest User" w:date="2018-02-06T10:36:00Z">
        <w:del w:id="336" w:author="clifford beta" w:date="2018-02-06T13:52:00Z">
          <w:r w:rsidRPr="71280536" w:rsidDel="008D2C13">
            <w:rPr>
              <w:rFonts w:eastAsia="Times New Roman"/>
              <w:rPrChange w:id="337" w:author="Guest User" w:date="2018-02-06T10:36:00Z">
                <w:rPr/>
              </w:rPrChange>
            </w:rPr>
            <w:delText xml:space="preserve">          θ = angle as measured from the z axis in spherical coordinates</w:delText>
          </w:r>
        </w:del>
      </w:ins>
    </w:p>
    <w:p w14:paraId="18C9E350" w14:textId="52E07024" w:rsidR="00354541" w:rsidDel="008D2C13" w:rsidRDefault="71280536">
      <w:pPr>
        <w:pStyle w:val="Heading2"/>
        <w:rPr>
          <w:ins w:id="338" w:author="Guest User" w:date="2018-02-06T10:36:00Z"/>
          <w:del w:id="339" w:author="clifford beta" w:date="2018-02-06T13:52:00Z"/>
        </w:rPr>
        <w:pPrChange w:id="340" w:author="clifford beta" w:date="2018-02-06T13:52:00Z">
          <w:pPr/>
        </w:pPrChange>
      </w:pPr>
      <w:ins w:id="341" w:author="Guest User" w:date="2018-02-06T10:36:00Z">
        <w:del w:id="342" w:author="clifford beta" w:date="2018-02-06T13:52:00Z">
          <w:r w:rsidRPr="71280536" w:rsidDel="008D2C13">
            <w:rPr>
              <w:rFonts w:eastAsia="Times New Roman"/>
              <w:rPrChange w:id="343" w:author="Guest User" w:date="2018-02-06T10:36:00Z">
                <w:rPr/>
              </w:rPrChange>
            </w:rPr>
            <w:delText xml:space="preserve">         d   =  element spacing</w:delText>
          </w:r>
        </w:del>
      </w:ins>
    </w:p>
    <w:p w14:paraId="41802BBF" w14:textId="073AF01F" w:rsidR="00354541" w:rsidDel="008D2C13" w:rsidRDefault="00354541">
      <w:pPr>
        <w:pStyle w:val="Heading2"/>
        <w:rPr>
          <w:ins w:id="344" w:author="Guest User" w:date="2018-02-06T10:36:00Z"/>
          <w:del w:id="345" w:author="clifford beta" w:date="2018-02-06T13:52:00Z"/>
        </w:rPr>
        <w:pPrChange w:id="346" w:author="clifford beta" w:date="2018-02-06T13:52:00Z">
          <w:pPr/>
        </w:pPrChange>
      </w:pPr>
    </w:p>
    <w:p w14:paraId="27858939" w14:textId="7B1A7CF8" w:rsidR="00354541" w:rsidDel="008D2C13" w:rsidRDefault="00354541">
      <w:pPr>
        <w:pStyle w:val="Heading2"/>
        <w:rPr>
          <w:ins w:id="347" w:author="Guest User" w:date="2018-02-06T10:36:00Z"/>
          <w:del w:id="348" w:author="clifford beta" w:date="2018-02-06T13:52:00Z"/>
        </w:rPr>
        <w:pPrChange w:id="349" w:author="clifford beta" w:date="2018-02-06T13:52:00Z">
          <w:pPr/>
        </w:pPrChange>
      </w:pPr>
    </w:p>
    <w:p w14:paraId="50904C70" w14:textId="29718183" w:rsidR="00354541" w:rsidDel="008D2C13" w:rsidRDefault="71280536">
      <w:pPr>
        <w:pStyle w:val="Heading2"/>
        <w:rPr>
          <w:ins w:id="350" w:author="Guest User" w:date="2018-02-06T10:36:00Z"/>
          <w:del w:id="351" w:author="clifford beta" w:date="2018-02-06T13:52:00Z"/>
        </w:rPr>
        <w:pPrChange w:id="352" w:author="clifford beta" w:date="2018-02-06T13:52:00Z">
          <w:pPr/>
        </w:pPrChange>
      </w:pPr>
      <w:ins w:id="353" w:author="Guest User" w:date="2018-02-06T10:36:00Z">
        <w:del w:id="354" w:author="clifford beta" w:date="2018-02-06T13:52:00Z">
          <w:r w:rsidRPr="71280536" w:rsidDel="008D2C13">
            <w:rPr>
              <w:rFonts w:eastAsia="Times New Roman"/>
              <w:rPrChange w:id="355" w:author="Guest User" w:date="2018-02-06T10:36:00Z">
                <w:rPr/>
              </w:rPrChange>
            </w:rPr>
            <w:delText xml:space="preserve"> Which simplifies further to</w:delText>
          </w:r>
        </w:del>
      </w:ins>
    </w:p>
    <w:p w14:paraId="47FA7460" w14:textId="59C450F5" w:rsidR="00354541" w:rsidDel="008D2C13" w:rsidRDefault="71280536">
      <w:pPr>
        <w:pStyle w:val="Heading2"/>
        <w:rPr>
          <w:ins w:id="356" w:author="Guest User" w:date="2018-02-06T10:36:00Z"/>
          <w:del w:id="357" w:author="clifford beta" w:date="2018-02-06T13:52:00Z"/>
        </w:rPr>
        <w:pPrChange w:id="358" w:author="clifford beta" w:date="2018-02-06T13:52:00Z">
          <w:pPr/>
        </w:pPrChange>
      </w:pPr>
      <w:ins w:id="359" w:author="Guest User" w:date="2018-02-06T10:36:00Z">
        <w:del w:id="360" w:author="clifford beta" w:date="2018-02-06T13:52:00Z">
          <w:r w:rsidRPr="71280536" w:rsidDel="008D2C13">
            <w:rPr>
              <w:rFonts w:eastAsia="Times New Roman"/>
              <w:rPrChange w:id="361" w:author="Guest User" w:date="2018-02-06T10:36:00Z">
                <w:rPr/>
              </w:rPrChange>
            </w:rPr>
            <w:delText xml:space="preserve">              </w:delText>
          </w:r>
        </w:del>
      </w:ins>
    </w:p>
    <w:p w14:paraId="0418468E" w14:textId="4490C783" w:rsidR="00354541" w:rsidDel="008D2C13" w:rsidRDefault="71280536">
      <w:pPr>
        <w:pStyle w:val="Heading2"/>
        <w:rPr>
          <w:ins w:id="362" w:author="Guest User" w:date="2018-02-06T10:36:00Z"/>
          <w:del w:id="363" w:author="clifford beta" w:date="2018-02-06T13:52:00Z"/>
        </w:rPr>
        <w:pPrChange w:id="364" w:author="clifford beta" w:date="2018-02-06T13:52:00Z">
          <w:pPr/>
        </w:pPrChange>
      </w:pPr>
      <w:ins w:id="365" w:author="Guest User" w:date="2018-02-06T10:36:00Z">
        <w:del w:id="366" w:author="clifford beta" w:date="2018-02-06T13:52:00Z">
          <w:r w:rsidRPr="71280536" w:rsidDel="008D2C13">
            <w:rPr>
              <w:rFonts w:eastAsia="Times New Roman"/>
              <w:rPrChange w:id="367" w:author="Guest User" w:date="2018-02-06T10:36:00Z">
                <w:rPr/>
              </w:rPrChange>
            </w:rPr>
            <w:delText xml:space="preserve">              E θ =(jkηI_0 </w:delText>
          </w:r>
          <w:r w:rsidRPr="71280536" w:rsidDel="008D2C13">
            <w:rPr>
              <w:rFonts w:ascii="MS Mincho" w:eastAsia="MS Mincho" w:hAnsi="MS Mincho" w:cs="MS Mincho" w:hint="eastAsia"/>
              <w:rPrChange w:id="368" w:author="Guest User" w:date="2018-02-06T10:36:00Z">
                <w:rPr>
                  <w:rFonts w:hint="eastAsia"/>
                </w:rPr>
              </w:rPrChange>
            </w:rPr>
            <w:delText>〖</w:delText>
          </w:r>
          <w:r w:rsidRPr="71280536" w:rsidDel="008D2C13">
            <w:rPr>
              <w:rFonts w:eastAsia="Times New Roman"/>
              <w:rPrChange w:id="369" w:author="Guest User" w:date="2018-02-06T10:36:00Z">
                <w:rPr/>
              </w:rPrChange>
            </w:rPr>
            <w:delText>Le</w:delText>
          </w:r>
          <w:r w:rsidRPr="71280536" w:rsidDel="008D2C13">
            <w:rPr>
              <w:rFonts w:ascii="MS Mincho" w:eastAsia="MS Mincho" w:hAnsi="MS Mincho" w:cs="MS Mincho" w:hint="eastAsia"/>
              <w:rPrChange w:id="370" w:author="Guest User" w:date="2018-02-06T10:36:00Z">
                <w:rPr>
                  <w:rFonts w:hint="eastAsia"/>
                </w:rPr>
              </w:rPrChange>
            </w:rPr>
            <w:delText>〗</w:delText>
          </w:r>
          <w:r w:rsidRPr="71280536" w:rsidDel="008D2C13">
            <w:rPr>
              <w:rFonts w:eastAsia="Times New Roman"/>
              <w:rPrChange w:id="371" w:author="Guest User" w:date="2018-02-06T10:36:00Z">
                <w:rPr/>
              </w:rPrChange>
            </w:rPr>
            <w:delText>^(-jkr ))/4πr  sin θ . (2cos ( (kdsinθ+δ)/2))</w:delText>
          </w:r>
        </w:del>
      </w:ins>
    </w:p>
    <w:p w14:paraId="070E172C" w14:textId="79EE59B1" w:rsidR="00354541" w:rsidDel="008D2C13" w:rsidRDefault="71280536">
      <w:pPr>
        <w:pStyle w:val="Heading2"/>
        <w:rPr>
          <w:ins w:id="372" w:author="Guest User" w:date="2018-02-06T10:36:00Z"/>
          <w:del w:id="373" w:author="clifford beta" w:date="2018-02-06T13:52:00Z"/>
        </w:rPr>
        <w:pPrChange w:id="374" w:author="clifford beta" w:date="2018-02-06T13:52:00Z">
          <w:pPr/>
        </w:pPrChange>
      </w:pPr>
      <w:ins w:id="375" w:author="Guest User" w:date="2018-02-06T10:36:00Z">
        <w:del w:id="376" w:author="clifford beta" w:date="2018-02-06T13:52:00Z">
          <w:r w:rsidRPr="71280536" w:rsidDel="008D2C13">
            <w:rPr>
              <w:rFonts w:eastAsia="Times New Roman"/>
              <w:rPrChange w:id="377" w:author="Guest User" w:date="2018-02-06T10:36:00Z">
                <w:rPr/>
              </w:rPrChange>
            </w:rPr>
            <w:delText xml:space="preserve">                   </w:delText>
          </w:r>
        </w:del>
      </w:ins>
    </w:p>
    <w:p w14:paraId="5E3390D0" w14:textId="7DD74A87" w:rsidR="00354541" w:rsidDel="008D2C13" w:rsidRDefault="71280536">
      <w:pPr>
        <w:pStyle w:val="Heading2"/>
        <w:rPr>
          <w:ins w:id="378" w:author="Guest User" w:date="2018-02-06T10:36:00Z"/>
          <w:del w:id="379" w:author="clifford beta" w:date="2018-02-06T13:52:00Z"/>
        </w:rPr>
        <w:pPrChange w:id="380" w:author="clifford beta" w:date="2018-02-06T13:52:00Z">
          <w:pPr/>
        </w:pPrChange>
      </w:pPr>
      <w:ins w:id="381" w:author="Guest User" w:date="2018-02-06T10:36:00Z">
        <w:del w:id="382" w:author="clifford beta" w:date="2018-02-06T13:52:00Z">
          <w:r w:rsidRPr="71280536" w:rsidDel="008D2C13">
            <w:rPr>
              <w:rFonts w:eastAsia="Times New Roman"/>
              <w:rPrChange w:id="383" w:author="Guest User" w:date="2018-02-06T10:36:00Z">
                <w:rPr/>
              </w:rPrChange>
            </w:rPr>
            <w:lastRenderedPageBreak/>
            <w:delText>where the element factor is the far-field equation for one dipole and the array factor is the pattern function associated with the array geometry. The distant field from an array of identical elements can always be broken down into the product of the element factor (EF) and the array factor (AF). The very fact that the antenna pattern can be multiplied by the array factor pattern demonstrates a property called pattern multiplication. Thus, the far-field pattern of any array of antennas is always given by (EF) × (AF). The AF is dependent on the geometric arrangement of the array elements, the spacing of the elements, and the electrical phase of each element.</w:delText>
          </w:r>
        </w:del>
      </w:ins>
    </w:p>
    <w:p w14:paraId="52145843" w14:textId="59AFD5FA" w:rsidR="00354541" w:rsidDel="008D2C13" w:rsidRDefault="71280536">
      <w:pPr>
        <w:pStyle w:val="Heading2"/>
        <w:rPr>
          <w:ins w:id="384" w:author="Guest User" w:date="2018-02-06T10:36:00Z"/>
          <w:del w:id="385" w:author="clifford beta" w:date="2018-02-06T13:52:00Z"/>
        </w:rPr>
        <w:pPrChange w:id="386" w:author="clifford beta" w:date="2018-02-06T13:52:00Z">
          <w:pPr/>
        </w:pPrChange>
      </w:pPr>
      <w:ins w:id="387" w:author="Guest User" w:date="2018-02-06T10:36:00Z">
        <w:del w:id="388" w:author="clifford beta" w:date="2018-02-06T13:52:00Z">
          <w:r w:rsidRPr="71280536" w:rsidDel="008D2C13">
            <w:rPr>
              <w:rFonts w:eastAsia="Times New Roman"/>
              <w:rPrChange w:id="389" w:author="Guest User" w:date="2018-02-06T10:36:00Z">
                <w:rPr/>
              </w:rPrChange>
            </w:rPr>
            <w:delText xml:space="preserve">  </w:delText>
          </w:r>
        </w:del>
      </w:ins>
    </w:p>
    <w:p w14:paraId="6BB7A3D5" w14:textId="1F005F81" w:rsidR="00354541" w:rsidDel="008D2C13" w:rsidRDefault="71280536">
      <w:pPr>
        <w:pStyle w:val="Heading2"/>
        <w:rPr>
          <w:ins w:id="390" w:author="Guest User" w:date="2018-02-06T10:36:00Z"/>
          <w:del w:id="391" w:author="clifford beta" w:date="2018-02-06T13:52:00Z"/>
        </w:rPr>
        <w:pPrChange w:id="392" w:author="clifford beta" w:date="2018-02-06T13:52:00Z">
          <w:pPr/>
        </w:pPrChange>
      </w:pPr>
      <w:ins w:id="393" w:author="Guest User" w:date="2018-02-06T10:36:00Z">
        <w:del w:id="394" w:author="clifford beta" w:date="2018-02-06T13:52:00Z">
          <w:r w:rsidRPr="71280536" w:rsidDel="008D2C13">
            <w:rPr>
              <w:rFonts w:eastAsia="Times New Roman"/>
              <w:rPrChange w:id="395" w:author="Guest User" w:date="2018-02-06T10:36:00Z">
                <w:rPr/>
              </w:rPrChange>
            </w:rPr>
            <w:delText>Dipole pattern, (b) array factor pattern, (c) total pattern.</w:delText>
          </w:r>
        </w:del>
      </w:ins>
    </w:p>
    <w:p w14:paraId="547C22AC" w14:textId="6C5C8AD0" w:rsidR="00354541" w:rsidDel="008D2C13" w:rsidRDefault="00354541">
      <w:pPr>
        <w:pStyle w:val="Heading2"/>
        <w:rPr>
          <w:ins w:id="396" w:author="Guest User" w:date="2018-02-06T10:36:00Z"/>
          <w:del w:id="397" w:author="clifford beta" w:date="2018-02-06T13:52:00Z"/>
        </w:rPr>
        <w:pPrChange w:id="398" w:author="clifford beta" w:date="2018-02-06T13:52:00Z">
          <w:pPr/>
        </w:pPrChange>
      </w:pPr>
    </w:p>
    <w:p w14:paraId="7199241C" w14:textId="35463B2F" w:rsidR="00354541" w:rsidDel="008D2C13" w:rsidRDefault="00354541">
      <w:pPr>
        <w:pStyle w:val="Heading2"/>
        <w:rPr>
          <w:ins w:id="399" w:author="Guest User" w:date="2018-02-06T10:36:00Z"/>
          <w:del w:id="400" w:author="clifford beta" w:date="2018-02-06T13:52:00Z"/>
        </w:rPr>
        <w:pPrChange w:id="401" w:author="clifford beta" w:date="2018-02-06T13:52:00Z">
          <w:pPr/>
        </w:pPrChange>
      </w:pPr>
    </w:p>
    <w:p w14:paraId="4A1999F0" w14:textId="16799AC1" w:rsidR="00354541" w:rsidDel="008D2C13" w:rsidRDefault="71280536">
      <w:pPr>
        <w:pStyle w:val="Heading2"/>
        <w:rPr>
          <w:ins w:id="402" w:author="Guest User" w:date="2018-02-06T10:36:00Z"/>
          <w:del w:id="403" w:author="clifford beta" w:date="2018-02-06T13:52:00Z"/>
        </w:rPr>
        <w:pPrChange w:id="404" w:author="clifford beta" w:date="2018-02-06T13:52:00Z">
          <w:pPr/>
        </w:pPrChange>
      </w:pPr>
      <w:ins w:id="405" w:author="Guest User" w:date="2018-02-06T10:36:00Z">
        <w:del w:id="406" w:author="clifford beta" w:date="2018-02-06T13:52:00Z">
          <w:r w:rsidRPr="71280536" w:rsidDel="008D2C13">
            <w:rPr>
              <w:rFonts w:eastAsia="Times New Roman"/>
              <w:rPrChange w:id="407" w:author="Guest User" w:date="2018-02-06T10:36:00Z">
                <w:rPr/>
              </w:rPrChange>
            </w:rPr>
            <w:delText>Uniform N-Element Linear Array</w:delText>
          </w:r>
        </w:del>
      </w:ins>
    </w:p>
    <w:p w14:paraId="71DD1198" w14:textId="21FFFD10" w:rsidR="00354541" w:rsidDel="008D2C13" w:rsidRDefault="71280536">
      <w:pPr>
        <w:pStyle w:val="Heading2"/>
        <w:rPr>
          <w:ins w:id="408" w:author="Guest User" w:date="2018-02-06T10:36:00Z"/>
          <w:del w:id="409" w:author="clifford beta" w:date="2018-02-06T13:52:00Z"/>
        </w:rPr>
        <w:pPrChange w:id="410" w:author="clifford beta" w:date="2018-02-06T13:52:00Z">
          <w:pPr/>
        </w:pPrChange>
      </w:pPr>
      <w:ins w:id="411" w:author="Guest User" w:date="2018-02-06T10:36:00Z">
        <w:del w:id="412" w:author="clifford beta" w:date="2018-02-06T13:52:00Z">
          <w:r w:rsidRPr="71280536" w:rsidDel="008D2C13">
            <w:rPr>
              <w:rFonts w:eastAsia="Times New Roman"/>
              <w:rPrChange w:id="413" w:author="Guest User" w:date="2018-02-06T10:36:00Z">
                <w:rPr/>
              </w:rPrChange>
            </w:rPr>
            <w:delText>The more general linear array is the N-element array. For simplification purposes, we assume that all elements are equally spaced and have equal amplitudes. It is assumed that the nth element leads the (n – 1) element by an electrical phase shift of δ radians. This phase shift can easily be implemented by shifting the phase of the antenna current for each element.</w:delText>
          </w:r>
        </w:del>
      </w:ins>
    </w:p>
    <w:p w14:paraId="28087E48" w14:textId="255A85A5" w:rsidR="00354541" w:rsidDel="008D2C13" w:rsidRDefault="71280536">
      <w:pPr>
        <w:pStyle w:val="Heading2"/>
        <w:rPr>
          <w:ins w:id="414" w:author="Guest User" w:date="2018-02-06T10:36:00Z"/>
          <w:del w:id="415" w:author="clifford beta" w:date="2018-02-06T13:52:00Z"/>
        </w:rPr>
        <w:pPrChange w:id="416" w:author="clifford beta" w:date="2018-02-06T13:52:00Z">
          <w:pPr/>
        </w:pPrChange>
      </w:pPr>
      <w:ins w:id="417" w:author="Guest User" w:date="2018-02-06T10:36:00Z">
        <w:del w:id="418" w:author="clifford beta" w:date="2018-02-06T13:52:00Z">
          <w:r w:rsidRPr="71280536" w:rsidDel="008D2C13">
            <w:rPr>
              <w:rFonts w:eastAsia="Times New Roman"/>
              <w:rPrChange w:id="419" w:author="Guest User" w:date="2018-02-06T10:36:00Z">
                <w:rPr/>
              </w:rPrChange>
            </w:rPr>
            <w:delText xml:space="preserve"> </w:delText>
          </w:r>
        </w:del>
      </w:ins>
    </w:p>
    <w:p w14:paraId="55F9A90A" w14:textId="6B6B866B" w:rsidR="00354541" w:rsidDel="008D2C13" w:rsidRDefault="71280536">
      <w:pPr>
        <w:pStyle w:val="Heading2"/>
        <w:rPr>
          <w:ins w:id="420" w:author="Guest User" w:date="2018-02-06T10:36:00Z"/>
          <w:del w:id="421" w:author="clifford beta" w:date="2018-02-06T13:52:00Z"/>
        </w:rPr>
        <w:pPrChange w:id="422" w:author="clifford beta" w:date="2018-02-06T13:52:00Z">
          <w:pPr/>
        </w:pPrChange>
      </w:pPr>
      <w:ins w:id="423" w:author="Guest User" w:date="2018-02-06T10:36:00Z">
        <w:del w:id="424" w:author="clifford beta" w:date="2018-02-06T13:52:00Z">
          <w:r w:rsidRPr="71280536" w:rsidDel="008D2C13">
            <w:rPr>
              <w:rFonts w:eastAsia="Times New Roman"/>
              <w:rPrChange w:id="425" w:author="Guest User" w:date="2018-02-06T10:36:00Z">
                <w:rPr/>
              </w:rPrChange>
            </w:rPr>
            <w:delText>Assuming far-field conditions such that r &gt;&gt; d, we can derive the array factor as follows:</w:delText>
          </w:r>
        </w:del>
      </w:ins>
    </w:p>
    <w:p w14:paraId="5840487C" w14:textId="7335D4B9" w:rsidR="00354541" w:rsidDel="008D2C13" w:rsidRDefault="71280536">
      <w:pPr>
        <w:pStyle w:val="Heading2"/>
        <w:rPr>
          <w:ins w:id="426" w:author="Guest User" w:date="2018-02-06T10:36:00Z"/>
          <w:del w:id="427" w:author="clifford beta" w:date="2018-02-06T13:52:00Z"/>
        </w:rPr>
        <w:pPrChange w:id="428" w:author="clifford beta" w:date="2018-02-06T13:52:00Z">
          <w:pPr/>
        </w:pPrChange>
      </w:pPr>
      <w:ins w:id="429" w:author="Guest User" w:date="2018-02-06T10:36:00Z">
        <w:del w:id="430" w:author="clifford beta" w:date="2018-02-06T13:52:00Z">
          <w:r w:rsidRPr="71280536" w:rsidDel="008D2C13">
            <w:rPr>
              <w:rFonts w:eastAsia="Times New Roman"/>
              <w:rPrChange w:id="431" w:author="Guest User" w:date="2018-02-06T10:36:00Z">
                <w:rPr/>
              </w:rPrChange>
            </w:rPr>
            <w:lastRenderedPageBreak/>
            <w:delText xml:space="preserve"> AF = 1  + e^(j(kdsinθ+δ))+ e^(j2(kdsinθ+δ))+</w:delText>
          </w:r>
          <w:r w:rsidRPr="71280536" w:rsidDel="008D2C13">
            <w:rPr>
              <w:rFonts w:ascii="MS Mincho" w:eastAsia="MS Mincho" w:hAnsi="MS Mincho" w:cs="MS Mincho"/>
              <w:rPrChange w:id="432" w:author="Guest User" w:date="2018-02-06T10:36:00Z">
                <w:rPr/>
              </w:rPrChange>
            </w:rPr>
            <w:delText>⋯</w:delText>
          </w:r>
          <w:r w:rsidRPr="71280536" w:rsidDel="008D2C13">
            <w:rPr>
              <w:rFonts w:eastAsia="Times New Roman"/>
              <w:rPrChange w:id="433" w:author="Guest User" w:date="2018-02-06T10:36:00Z">
                <w:rPr/>
              </w:rPrChange>
            </w:rPr>
            <w:delText>+e^(j(N-1)(kdsinθ+δ))</w:delText>
          </w:r>
        </w:del>
      </w:ins>
    </w:p>
    <w:p w14:paraId="6DDD782C" w14:textId="79223FE9" w:rsidR="00354541" w:rsidDel="008D2C13" w:rsidRDefault="71280536">
      <w:pPr>
        <w:pStyle w:val="Heading2"/>
        <w:rPr>
          <w:ins w:id="434" w:author="Guest User" w:date="2018-02-06T10:36:00Z"/>
          <w:del w:id="435" w:author="clifford beta" w:date="2018-02-06T13:52:00Z"/>
        </w:rPr>
        <w:pPrChange w:id="436" w:author="clifford beta" w:date="2018-02-06T13:52:00Z">
          <w:pPr/>
        </w:pPrChange>
      </w:pPr>
      <w:ins w:id="437" w:author="Guest User" w:date="2018-02-06T10:36:00Z">
        <w:del w:id="438" w:author="clifford beta" w:date="2018-02-06T13:52:00Z">
          <w:r w:rsidRPr="71280536" w:rsidDel="008D2C13">
            <w:rPr>
              <w:rFonts w:eastAsia="Times New Roman"/>
              <w:rPrChange w:id="439" w:author="Guest User" w:date="2018-02-06T10:36:00Z">
                <w:rPr/>
              </w:rPrChange>
            </w:rPr>
            <w:delText>where δ is the phase shift from element to element.</w:delText>
          </w:r>
        </w:del>
      </w:ins>
    </w:p>
    <w:p w14:paraId="04FADDFE" w14:textId="7DD76E3A" w:rsidR="00354541" w:rsidDel="008D2C13" w:rsidRDefault="71280536">
      <w:pPr>
        <w:pStyle w:val="Heading2"/>
        <w:rPr>
          <w:ins w:id="440" w:author="Guest User" w:date="2018-02-06T10:36:00Z"/>
          <w:del w:id="441" w:author="clifford beta" w:date="2018-02-06T13:52:00Z"/>
        </w:rPr>
        <w:pPrChange w:id="442" w:author="clifford beta" w:date="2018-02-06T13:52:00Z">
          <w:pPr/>
        </w:pPrChange>
      </w:pPr>
      <w:ins w:id="443" w:author="Guest User" w:date="2018-02-06T10:36:00Z">
        <w:del w:id="444" w:author="clifford beta" w:date="2018-02-06T13:52:00Z">
          <w:r w:rsidRPr="71280536" w:rsidDel="008D2C13">
            <w:rPr>
              <w:rFonts w:eastAsia="Times New Roman"/>
              <w:rPrChange w:id="445" w:author="Guest User" w:date="2018-02-06T10:36:00Z">
                <w:rPr/>
              </w:rPrChange>
            </w:rPr>
            <w:delText xml:space="preserve">         This series can more concisely be expressed by</w:delText>
          </w:r>
        </w:del>
      </w:ins>
    </w:p>
    <w:p w14:paraId="0DFE017C" w14:textId="17940F01" w:rsidR="00354541" w:rsidDel="008D2C13" w:rsidRDefault="71280536">
      <w:pPr>
        <w:pStyle w:val="Heading2"/>
        <w:rPr>
          <w:ins w:id="446" w:author="Guest User" w:date="2018-02-06T10:36:00Z"/>
          <w:del w:id="447" w:author="clifford beta" w:date="2018-02-06T13:52:00Z"/>
        </w:rPr>
        <w:pPrChange w:id="448" w:author="clifford beta" w:date="2018-02-06T13:52:00Z">
          <w:pPr/>
        </w:pPrChange>
      </w:pPr>
      <w:ins w:id="449" w:author="Guest User" w:date="2018-02-06T10:36:00Z">
        <w:del w:id="450" w:author="clifford beta" w:date="2018-02-06T13:52:00Z">
          <w:r w:rsidRPr="71280536" w:rsidDel="008D2C13">
            <w:rPr>
              <w:rFonts w:eastAsia="Times New Roman"/>
              <w:rPrChange w:id="451" w:author="Guest User" w:date="2018-02-06T10:36:00Z">
                <w:rPr/>
              </w:rPrChange>
            </w:rPr>
            <w:delText xml:space="preserve">          AF = ∑_(n=1)^N▒e^(j(n-1)(kdsinθ+δ))  =  ∑_(n=1)^N▒e^(j(n-1)ψ) </w:delText>
          </w:r>
        </w:del>
      </w:ins>
    </w:p>
    <w:p w14:paraId="3F3BDC30" w14:textId="26104D11" w:rsidR="00354541" w:rsidDel="008D2C13" w:rsidRDefault="00354541">
      <w:pPr>
        <w:pStyle w:val="Heading2"/>
        <w:rPr>
          <w:ins w:id="452" w:author="Guest User" w:date="2018-02-06T10:36:00Z"/>
          <w:del w:id="453" w:author="clifford beta" w:date="2018-02-06T13:52:00Z"/>
        </w:rPr>
        <w:pPrChange w:id="454" w:author="clifford beta" w:date="2018-02-06T13:52:00Z">
          <w:pPr/>
        </w:pPrChange>
      </w:pPr>
    </w:p>
    <w:p w14:paraId="783C4075" w14:textId="5A694563" w:rsidR="00354541" w:rsidDel="008D2C13" w:rsidRDefault="00354541">
      <w:pPr>
        <w:pStyle w:val="Heading2"/>
        <w:rPr>
          <w:ins w:id="455" w:author="Guest User" w:date="2018-02-06T10:36:00Z"/>
          <w:del w:id="456" w:author="clifford beta" w:date="2018-02-06T13:52:00Z"/>
        </w:rPr>
        <w:pPrChange w:id="457" w:author="clifford beta" w:date="2018-02-06T13:52:00Z">
          <w:pPr/>
        </w:pPrChange>
      </w:pPr>
    </w:p>
    <w:p w14:paraId="4ADD8896" w14:textId="43A0A468" w:rsidR="00354541" w:rsidDel="008D2C13" w:rsidRDefault="71280536">
      <w:pPr>
        <w:pStyle w:val="Heading2"/>
        <w:rPr>
          <w:ins w:id="458" w:author="Guest User" w:date="2018-02-06T10:36:00Z"/>
          <w:del w:id="459" w:author="clifford beta" w:date="2018-02-06T13:52:00Z"/>
        </w:rPr>
        <w:pPrChange w:id="460" w:author="clifford beta" w:date="2018-02-06T13:52:00Z">
          <w:pPr/>
        </w:pPrChange>
      </w:pPr>
      <w:ins w:id="461" w:author="Guest User" w:date="2018-02-06T10:36:00Z">
        <w:del w:id="462" w:author="clifford beta" w:date="2018-02-06T13:52:00Z">
          <w:r w:rsidRPr="71280536" w:rsidDel="008D2C13">
            <w:rPr>
              <w:rFonts w:eastAsia="Times New Roman"/>
              <w:rPrChange w:id="463" w:author="Guest User" w:date="2018-02-06T10:36:00Z">
                <w:rPr/>
              </w:rPrChange>
            </w:rPr>
            <w:delText>where ψ = kd sin θ + δ.</w:delText>
          </w:r>
        </w:del>
      </w:ins>
    </w:p>
    <w:p w14:paraId="12A4B024" w14:textId="3D35C4C4" w:rsidR="00354541" w:rsidDel="008D2C13" w:rsidRDefault="71280536">
      <w:pPr>
        <w:pStyle w:val="Heading2"/>
        <w:rPr>
          <w:ins w:id="464" w:author="Guest User" w:date="2018-02-06T10:36:00Z"/>
          <w:del w:id="465" w:author="clifford beta" w:date="2018-02-06T13:52:00Z"/>
        </w:rPr>
        <w:pPrChange w:id="466" w:author="clifford beta" w:date="2018-02-06T13:52:00Z">
          <w:pPr/>
        </w:pPrChange>
      </w:pPr>
      <w:ins w:id="467" w:author="Guest User" w:date="2018-02-06T10:36:00Z">
        <w:del w:id="468" w:author="clifford beta" w:date="2018-02-06T13:52:00Z">
          <w:r w:rsidRPr="71280536" w:rsidDel="008D2C13">
            <w:rPr>
              <w:rFonts w:eastAsia="Times New Roman"/>
              <w:rPrChange w:id="469" w:author="Guest User" w:date="2018-02-06T10:36:00Z">
                <w:rPr/>
              </w:rPrChange>
            </w:rPr>
            <w:delText>The definition of the array vector is given as below</w:delText>
          </w:r>
        </w:del>
      </w:ins>
    </w:p>
    <w:p w14:paraId="76F77D56" w14:textId="3CABDAD0" w:rsidR="00354541" w:rsidDel="008D2C13" w:rsidRDefault="71280536">
      <w:pPr>
        <w:pStyle w:val="Heading2"/>
        <w:rPr>
          <w:ins w:id="470" w:author="Guest User" w:date="2018-02-06T10:36:00Z"/>
          <w:del w:id="471" w:author="clifford beta" w:date="2018-02-06T13:52:00Z"/>
        </w:rPr>
        <w:pPrChange w:id="472" w:author="clifford beta" w:date="2018-02-06T13:52:00Z">
          <w:pPr/>
        </w:pPrChange>
      </w:pPr>
      <w:ins w:id="473" w:author="Guest User" w:date="2018-02-06T10:36:00Z">
        <w:del w:id="474" w:author="clifford beta" w:date="2018-02-06T13:52:00Z">
          <w:r w:rsidRPr="71280536" w:rsidDel="008D2C13">
            <w:rPr>
              <w:rFonts w:eastAsia="Times New Roman"/>
              <w:rPrChange w:id="475" w:author="Guest User" w:date="2018-02-06T10:36:00Z">
                <w:rPr/>
              </w:rPrChange>
            </w:rPr>
            <w:delText xml:space="preserve"> </w:delText>
          </w:r>
        </w:del>
      </w:ins>
    </w:p>
    <w:p w14:paraId="0AAC0DEC" w14:textId="3884EF0A" w:rsidR="00354541" w:rsidDel="008D2C13" w:rsidRDefault="71280536">
      <w:pPr>
        <w:pStyle w:val="Heading2"/>
        <w:rPr>
          <w:ins w:id="476" w:author="Guest User" w:date="2018-02-06T10:36:00Z"/>
          <w:del w:id="477" w:author="clifford beta" w:date="2018-02-06T13:52:00Z"/>
        </w:rPr>
        <w:pPrChange w:id="478" w:author="clifford beta" w:date="2018-02-06T13:52:00Z">
          <w:pPr/>
        </w:pPrChange>
      </w:pPr>
      <w:ins w:id="479" w:author="Guest User" w:date="2018-02-06T10:36:00Z">
        <w:del w:id="480" w:author="clifford beta" w:date="2018-02-06T13:52:00Z">
          <w:r w:rsidRPr="71280536" w:rsidDel="008D2C13">
            <w:rPr>
              <w:rFonts w:eastAsia="Times New Roman"/>
              <w:rPrChange w:id="481" w:author="Guest User" w:date="2018-02-06T10:36:00Z">
                <w:rPr/>
              </w:rPrChange>
            </w:rPr>
            <w:delText>where [ ]T signifies the transpose of the vector within the brackets.</w:delText>
          </w:r>
        </w:del>
      </w:ins>
    </w:p>
    <w:p w14:paraId="2F22F183" w14:textId="720AAC4F" w:rsidR="00354541" w:rsidDel="008D2C13" w:rsidRDefault="71280536">
      <w:pPr>
        <w:pStyle w:val="Heading2"/>
        <w:rPr>
          <w:ins w:id="482" w:author="Guest User" w:date="2018-02-06T10:36:00Z"/>
          <w:del w:id="483" w:author="clifford beta" w:date="2018-02-06T13:52:00Z"/>
        </w:rPr>
        <w:pPrChange w:id="484" w:author="clifford beta" w:date="2018-02-06T13:52:00Z">
          <w:pPr/>
        </w:pPrChange>
      </w:pPr>
      <w:ins w:id="485" w:author="Guest User" w:date="2018-02-06T10:36:00Z">
        <w:del w:id="486" w:author="clifford beta" w:date="2018-02-06T13:52:00Z">
          <w:r w:rsidRPr="71280536" w:rsidDel="008D2C13">
            <w:rPr>
              <w:rFonts w:eastAsia="Times New Roman"/>
              <w:rPrChange w:id="487" w:author="Guest User" w:date="2018-02-06T10:36:00Z">
                <w:rPr/>
              </w:rPrChange>
            </w:rPr>
            <w:delText>The vector is a Vandermonde vector because it is in the form [1 z ••• z(N–1)]. In the literature the array vector has been alternatively called: the array steering vector, the array propagation vector, the array response vector, and the array manifold vector. For simplicity’s sake, we call the array vector. Therefore, the array factor, can alternatively be expressed as the sum of the elements of the array vector.</w:delText>
          </w:r>
        </w:del>
      </w:ins>
    </w:p>
    <w:p w14:paraId="49DAEEBF" w14:textId="62871764" w:rsidR="00354541" w:rsidDel="008D2C13" w:rsidRDefault="71280536">
      <w:pPr>
        <w:pStyle w:val="Heading2"/>
        <w:rPr>
          <w:ins w:id="488" w:author="Guest User" w:date="2018-02-06T10:36:00Z"/>
          <w:del w:id="489" w:author="clifford beta" w:date="2018-02-06T13:52:00Z"/>
        </w:rPr>
        <w:pPrChange w:id="490" w:author="clifford beta" w:date="2018-02-06T13:52:00Z">
          <w:pPr/>
        </w:pPrChange>
      </w:pPr>
      <w:ins w:id="491" w:author="Guest User" w:date="2018-02-06T10:36:00Z">
        <w:del w:id="492" w:author="clifford beta" w:date="2018-02-06T13:52:00Z">
          <w:r w:rsidRPr="71280536" w:rsidDel="008D2C13">
            <w:rPr>
              <w:rFonts w:eastAsia="Times New Roman"/>
              <w:rPrChange w:id="493" w:author="Guest User" w:date="2018-02-06T10:36:00Z">
                <w:rPr/>
              </w:rPrChange>
            </w:rPr>
            <w:delText xml:space="preserve">                                AF = sum (a (θ))</w:delText>
          </w:r>
        </w:del>
      </w:ins>
    </w:p>
    <w:p w14:paraId="2D2F9692" w14:textId="79523BA2" w:rsidR="00354541" w:rsidDel="008D2C13" w:rsidRDefault="71280536">
      <w:pPr>
        <w:pStyle w:val="Heading2"/>
        <w:rPr>
          <w:ins w:id="494" w:author="Guest User" w:date="2018-02-06T10:36:00Z"/>
          <w:del w:id="495" w:author="clifford beta" w:date="2018-02-06T13:52:00Z"/>
        </w:rPr>
        <w:pPrChange w:id="496" w:author="clifford beta" w:date="2018-02-06T13:52:00Z">
          <w:pPr/>
        </w:pPrChange>
      </w:pPr>
      <w:ins w:id="497" w:author="Guest User" w:date="2018-02-06T10:36:00Z">
        <w:del w:id="498" w:author="clifford beta" w:date="2018-02-06T13:52:00Z">
          <w:r w:rsidRPr="71280536" w:rsidDel="008D2C13">
            <w:rPr>
              <w:rFonts w:eastAsia="Times New Roman"/>
              <w:rPrChange w:id="499" w:author="Guest User" w:date="2018-02-06T10:36:00Z">
                <w:rPr/>
              </w:rPrChange>
            </w:rPr>
            <w:delText xml:space="preserve">Which is derived as </w:delText>
          </w:r>
        </w:del>
      </w:ins>
    </w:p>
    <w:p w14:paraId="275DDA16" w14:textId="10FD0A62" w:rsidR="00354541" w:rsidDel="008D2C13" w:rsidRDefault="71280536">
      <w:pPr>
        <w:pStyle w:val="Heading2"/>
        <w:rPr>
          <w:ins w:id="500" w:author="Guest User" w:date="2018-02-06T10:36:00Z"/>
          <w:del w:id="501" w:author="clifford beta" w:date="2018-02-06T13:52:00Z"/>
        </w:rPr>
        <w:pPrChange w:id="502" w:author="clifford beta" w:date="2018-02-06T13:52:00Z">
          <w:pPr/>
        </w:pPrChange>
      </w:pPr>
      <w:ins w:id="503" w:author="Guest User" w:date="2018-02-06T10:36:00Z">
        <w:del w:id="504" w:author="clifford beta" w:date="2018-02-06T13:52:00Z">
          <w:r w:rsidRPr="71280536" w:rsidDel="008D2C13">
            <w:rPr>
              <w:rFonts w:eastAsia="Times New Roman"/>
              <w:rPrChange w:id="505" w:author="Guest User" w:date="2018-02-06T10:36:00Z">
                <w:rPr/>
              </w:rPrChange>
            </w:rPr>
            <w:delText xml:space="preserve">                                 AF = sin⁡</w:delText>
          </w:r>
          <w:r w:rsidRPr="71280536" w:rsidDel="008D2C13">
            <w:rPr>
              <w:rFonts w:ascii="MS Mincho" w:eastAsia="MS Mincho" w:hAnsi="MS Mincho" w:cs="MS Mincho" w:hint="eastAsia"/>
              <w:rPrChange w:id="506" w:author="Guest User" w:date="2018-02-06T10:36:00Z">
                <w:rPr>
                  <w:rFonts w:hint="eastAsia"/>
                </w:rPr>
              </w:rPrChange>
            </w:rPr>
            <w:delText>〖</w:delText>
          </w:r>
          <w:r w:rsidRPr="71280536" w:rsidDel="008D2C13">
            <w:rPr>
              <w:rFonts w:eastAsia="Times New Roman"/>
              <w:rPrChange w:id="507" w:author="Guest User" w:date="2018-02-06T10:36:00Z">
                <w:rPr/>
              </w:rPrChange>
            </w:rPr>
            <w:delText>(N/2 ψ)</w:delText>
          </w:r>
          <w:r w:rsidRPr="71280536" w:rsidDel="008D2C13">
            <w:rPr>
              <w:rFonts w:ascii="MS Mincho" w:eastAsia="MS Mincho" w:hAnsi="MS Mincho" w:cs="MS Mincho" w:hint="eastAsia"/>
              <w:rPrChange w:id="508" w:author="Guest User" w:date="2018-02-06T10:36:00Z">
                <w:rPr>
                  <w:rFonts w:hint="eastAsia"/>
                </w:rPr>
              </w:rPrChange>
            </w:rPr>
            <w:delText>〗</w:delText>
          </w:r>
          <w:r w:rsidRPr="71280536" w:rsidDel="008D2C13">
            <w:rPr>
              <w:rFonts w:eastAsia="Times New Roman"/>
              <w:rPrChange w:id="509" w:author="Guest User" w:date="2018-02-06T10:36:00Z">
                <w:rPr/>
              </w:rPrChange>
            </w:rPr>
            <w:delText>/sin⁡</w:delText>
          </w:r>
          <w:r w:rsidRPr="71280536" w:rsidDel="008D2C13">
            <w:rPr>
              <w:rFonts w:ascii="MS Mincho" w:eastAsia="MS Mincho" w:hAnsi="MS Mincho" w:cs="MS Mincho" w:hint="eastAsia"/>
              <w:rPrChange w:id="510" w:author="Guest User" w:date="2018-02-06T10:36:00Z">
                <w:rPr>
                  <w:rFonts w:hint="eastAsia"/>
                </w:rPr>
              </w:rPrChange>
            </w:rPr>
            <w:delText>〖</w:delText>
          </w:r>
          <w:r w:rsidRPr="71280536" w:rsidDel="008D2C13">
            <w:rPr>
              <w:rFonts w:eastAsia="Times New Roman" w:hint="eastAsia"/>
              <w:rPrChange w:id="511" w:author="Guest User" w:date="2018-02-06T10:36:00Z">
                <w:rPr>
                  <w:rFonts w:hint="eastAsia"/>
                </w:rPr>
              </w:rPrChange>
            </w:rPr>
            <w:delText>ψ</w:delText>
          </w:r>
          <w:r w:rsidRPr="71280536" w:rsidDel="008D2C13">
            <w:rPr>
              <w:rFonts w:eastAsia="Times New Roman"/>
              <w:rPrChange w:id="512" w:author="Guest User" w:date="2018-02-06T10:36:00Z">
                <w:rPr/>
              </w:rPrChange>
            </w:rPr>
            <w:delText>/2</w:delText>
          </w:r>
          <w:r w:rsidRPr="71280536" w:rsidDel="008D2C13">
            <w:rPr>
              <w:rFonts w:ascii="MS Mincho" w:eastAsia="MS Mincho" w:hAnsi="MS Mincho" w:cs="MS Mincho" w:hint="eastAsia"/>
              <w:rPrChange w:id="513" w:author="Guest User" w:date="2018-02-06T10:36:00Z">
                <w:rPr>
                  <w:rFonts w:hint="eastAsia"/>
                </w:rPr>
              </w:rPrChange>
            </w:rPr>
            <w:delText>〗</w:delText>
          </w:r>
          <w:r w:rsidRPr="71280536" w:rsidDel="008D2C13">
            <w:rPr>
              <w:rFonts w:eastAsia="Times New Roman"/>
              <w:rPrChange w:id="514" w:author="Guest User" w:date="2018-02-06T10:36:00Z">
                <w:rPr/>
              </w:rPrChange>
            </w:rPr>
            <w:delText xml:space="preserve"> </w:delText>
          </w:r>
        </w:del>
      </w:ins>
    </w:p>
    <w:p w14:paraId="76C32A1D" w14:textId="56841230" w:rsidR="00354541" w:rsidDel="008D2C13" w:rsidRDefault="00354541">
      <w:pPr>
        <w:pStyle w:val="Heading2"/>
        <w:rPr>
          <w:ins w:id="515" w:author="Guest User" w:date="2018-02-06T10:36:00Z"/>
          <w:del w:id="516" w:author="clifford beta" w:date="2018-02-06T13:52:00Z"/>
        </w:rPr>
        <w:pPrChange w:id="517" w:author="clifford beta" w:date="2018-02-06T13:52:00Z">
          <w:pPr/>
        </w:pPrChange>
      </w:pPr>
    </w:p>
    <w:p w14:paraId="2B5920A5" w14:textId="23BAAB4F" w:rsidR="00354541" w:rsidDel="008D2C13" w:rsidRDefault="00354541">
      <w:pPr>
        <w:pStyle w:val="Heading2"/>
        <w:rPr>
          <w:ins w:id="518" w:author="Guest User" w:date="2018-02-06T10:36:00Z"/>
          <w:del w:id="519" w:author="clifford beta" w:date="2018-02-06T13:52:00Z"/>
        </w:rPr>
        <w:pPrChange w:id="520" w:author="clifford beta" w:date="2018-02-06T13:52:00Z">
          <w:pPr/>
        </w:pPrChange>
      </w:pPr>
    </w:p>
    <w:p w14:paraId="649EADCA" w14:textId="0B5FC87A" w:rsidR="00354541" w:rsidDel="008D2C13" w:rsidRDefault="71280536">
      <w:pPr>
        <w:pStyle w:val="Heading2"/>
        <w:rPr>
          <w:ins w:id="521" w:author="Guest User" w:date="2018-02-06T10:36:00Z"/>
          <w:del w:id="522" w:author="clifford beta" w:date="2018-02-06T13:52:00Z"/>
        </w:rPr>
        <w:pPrChange w:id="523" w:author="clifford beta" w:date="2018-02-06T13:52:00Z">
          <w:pPr/>
        </w:pPrChange>
      </w:pPr>
      <w:ins w:id="524" w:author="Guest User" w:date="2018-02-06T10:36:00Z">
        <w:del w:id="525" w:author="clifford beta" w:date="2018-02-06T13:52:00Z">
          <w:r w:rsidRPr="71280536" w:rsidDel="008D2C13">
            <w:rPr>
              <w:rFonts w:eastAsia="Times New Roman"/>
              <w:rPrChange w:id="526" w:author="Guest User" w:date="2018-02-06T10:36:00Z">
                <w:rPr/>
              </w:rPrChange>
            </w:rPr>
            <w:lastRenderedPageBreak/>
            <w:delText>CIRCULAR ARRAY</w:delText>
          </w:r>
        </w:del>
      </w:ins>
    </w:p>
    <w:p w14:paraId="6A48E85E" w14:textId="3E0FD989" w:rsidR="00354541" w:rsidDel="008D2C13" w:rsidRDefault="71280536">
      <w:pPr>
        <w:pStyle w:val="Heading2"/>
        <w:rPr>
          <w:ins w:id="527" w:author="Guest User" w:date="2018-02-06T10:36:00Z"/>
          <w:del w:id="528" w:author="clifford beta" w:date="2018-02-06T13:52:00Z"/>
        </w:rPr>
        <w:pPrChange w:id="529" w:author="clifford beta" w:date="2018-02-06T13:52:00Z">
          <w:pPr/>
        </w:pPrChange>
      </w:pPr>
      <w:ins w:id="530" w:author="Guest User" w:date="2018-02-06T10:36:00Z">
        <w:del w:id="531" w:author="clifford beta" w:date="2018-02-06T13:52:00Z">
          <w:r w:rsidRPr="71280536" w:rsidDel="008D2C13">
            <w:rPr>
              <w:rFonts w:eastAsia="Times New Roman"/>
              <w:rPrChange w:id="532" w:author="Guest User" w:date="2018-02-06T10:36:00Z">
                <w:rPr/>
              </w:rPrChange>
            </w:rPr>
            <w:delTex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 circular array of N elements in the x-y plane with radius a may be shown as below</w:delText>
          </w:r>
        </w:del>
      </w:ins>
    </w:p>
    <w:p w14:paraId="5429F4AB" w14:textId="3F4830BB" w:rsidR="00354541" w:rsidDel="008D2C13" w:rsidRDefault="71280536">
      <w:pPr>
        <w:pStyle w:val="Heading2"/>
        <w:rPr>
          <w:ins w:id="533" w:author="Guest User" w:date="2018-02-06T10:36:00Z"/>
          <w:del w:id="534" w:author="clifford beta" w:date="2018-02-06T13:52:00Z"/>
        </w:rPr>
        <w:pPrChange w:id="535" w:author="clifford beta" w:date="2018-02-06T13:52:00Z">
          <w:pPr/>
        </w:pPrChange>
      </w:pPr>
      <w:ins w:id="536" w:author="Guest User" w:date="2018-02-06T10:36:00Z">
        <w:del w:id="537" w:author="clifford beta" w:date="2018-02-06T13:52:00Z">
          <w:r w:rsidRPr="71280536" w:rsidDel="008D2C13">
            <w:rPr>
              <w:rFonts w:eastAsia="Times New Roman"/>
              <w:rPrChange w:id="538" w:author="Guest User" w:date="2018-02-06T10:36:00Z">
                <w:rPr/>
              </w:rPrChange>
            </w:rPr>
            <w:delText xml:space="preserve">            </w:delText>
          </w:r>
        </w:del>
      </w:ins>
    </w:p>
    <w:p w14:paraId="0FE6D472" w14:textId="5A37EE29" w:rsidR="00354541" w:rsidDel="008D2C13" w:rsidRDefault="71280536">
      <w:pPr>
        <w:pStyle w:val="Heading2"/>
        <w:rPr>
          <w:ins w:id="539" w:author="Guest User" w:date="2018-02-06T10:36:00Z"/>
          <w:del w:id="540" w:author="clifford beta" w:date="2018-02-06T13:52:00Z"/>
        </w:rPr>
        <w:pPrChange w:id="541" w:author="clifford beta" w:date="2018-02-06T13:52:00Z">
          <w:pPr/>
        </w:pPrChange>
      </w:pPr>
      <w:ins w:id="542" w:author="Guest User" w:date="2018-02-06T10:36:00Z">
        <w:del w:id="543" w:author="clifford beta" w:date="2018-02-06T13:52:00Z">
          <w:r w:rsidRPr="71280536" w:rsidDel="008D2C13">
            <w:rPr>
              <w:rFonts w:eastAsia="Times New Roman"/>
              <w:rPrChange w:id="544" w:author="Guest User" w:date="2018-02-06T10:36:00Z">
                <w:rPr/>
              </w:rPrChange>
            </w:rPr>
            <w:delText>The nth array element is located at the radius a with the phase angle g, is an array configuration of very practical interest. Over the years, applications span radio direction finding, air and space navigation, underground propagation, radar, sonar, and mis such that the position vectors and are parallel. We can now define the unit vector in the direction of each array element n.</w:delText>
          </w:r>
        </w:del>
      </w:ins>
    </w:p>
    <w:p w14:paraId="4585FE98" w14:textId="17CD7CE4" w:rsidR="00354541" w:rsidDel="008D2C13" w:rsidRDefault="71280536">
      <w:pPr>
        <w:pStyle w:val="Heading2"/>
        <w:rPr>
          <w:ins w:id="545" w:author="Guest User" w:date="2018-02-06T10:36:00Z"/>
          <w:del w:id="546" w:author="clifford beta" w:date="2018-02-06T13:52:00Z"/>
        </w:rPr>
        <w:pPrChange w:id="547" w:author="clifford beta" w:date="2018-02-06T13:52:00Z">
          <w:pPr/>
        </w:pPrChange>
      </w:pPr>
      <w:ins w:id="548" w:author="Guest User" w:date="2018-02-06T10:36:00Z">
        <w:del w:id="549" w:author="clifford beta" w:date="2018-02-06T13:52:00Z">
          <w:r w:rsidRPr="71280536" w:rsidDel="008D2C13">
            <w:rPr>
              <w:rFonts w:eastAsia="Times New Roman"/>
              <w:rPrChange w:id="550" w:author="Guest User" w:date="2018-02-06T10:36:00Z">
                <w:rPr/>
              </w:rPrChange>
            </w:rPr>
            <w:delText xml:space="preserve">                                 ρn = cos dius a with the</w:delText>
          </w:r>
        </w:del>
      </w:ins>
    </w:p>
    <w:p w14:paraId="5F40861E" w14:textId="5D67D0CB" w:rsidR="00354541" w:rsidDel="008D2C13" w:rsidRDefault="71280536">
      <w:pPr>
        <w:pStyle w:val="Heading2"/>
        <w:rPr>
          <w:ins w:id="551" w:author="Guest User" w:date="2018-02-06T10:36:00Z"/>
          <w:del w:id="552" w:author="clifford beta" w:date="2018-02-06T13:52:00Z"/>
        </w:rPr>
        <w:pPrChange w:id="553" w:author="clifford beta" w:date="2018-02-06T13:52:00Z">
          <w:pPr/>
        </w:pPrChange>
      </w:pPr>
      <w:ins w:id="554" w:author="Guest User" w:date="2018-02-06T10:36:00Z">
        <w:del w:id="555" w:author="clifford beta" w:date="2018-02-06T13:52:00Z">
          <w:r w:rsidRPr="71280536" w:rsidDel="008D2C13">
            <w:rPr>
              <w:rFonts w:eastAsia="Times New Roman"/>
              <w:rPrChange w:id="556" w:author="Guest User" w:date="2018-02-06T10:36:00Z">
                <w:rPr/>
              </w:rPrChange>
            </w:rPr>
            <w:delText>We can also define the unit vector in the direction of the field point.</w:delText>
          </w:r>
        </w:del>
      </w:ins>
    </w:p>
    <w:p w14:paraId="427E3F68" w14:textId="13C0CF6C" w:rsidR="00354541" w:rsidDel="008D2C13" w:rsidRDefault="71280536">
      <w:pPr>
        <w:pStyle w:val="Heading2"/>
        <w:rPr>
          <w:ins w:id="557" w:author="Guest User" w:date="2018-02-06T10:36:00Z"/>
          <w:del w:id="558" w:author="clifford beta" w:date="2018-02-06T13:52:00Z"/>
        </w:rPr>
        <w:pPrChange w:id="559" w:author="clifford beta" w:date="2018-02-06T13:52:00Z">
          <w:pPr/>
        </w:pPrChange>
      </w:pPr>
      <w:ins w:id="560" w:author="Guest User" w:date="2018-02-06T10:36:00Z">
        <w:del w:id="561" w:author="clifford beta" w:date="2018-02-06T13:52:00Z">
          <w:r w:rsidRPr="71280536" w:rsidDel="008D2C13">
            <w:rPr>
              <w:rFonts w:eastAsia="Times New Roman"/>
              <w:rPrChange w:id="562" w:author="Guest User" w:date="2018-02-06T10:36:00Z">
                <w:rPr/>
              </w:rPrChange>
            </w:rPr>
            <w:delText xml:space="preserve">                                 r  = sin θ cos ion of the field point., is an </w:delText>
          </w:r>
        </w:del>
      </w:ins>
    </w:p>
    <w:p w14:paraId="6EF99F35" w14:textId="4FC48707" w:rsidR="00354541" w:rsidDel="008D2C13" w:rsidRDefault="71280536">
      <w:pPr>
        <w:pStyle w:val="Heading2"/>
        <w:rPr>
          <w:ins w:id="563" w:author="Guest User" w:date="2018-02-06T10:36:00Z"/>
          <w:del w:id="564" w:author="clifford beta" w:date="2018-02-06T13:52:00Z"/>
        </w:rPr>
        <w:pPrChange w:id="565" w:author="clifford beta" w:date="2018-02-06T13:52:00Z">
          <w:pPr/>
        </w:pPrChange>
      </w:pPr>
      <w:ins w:id="566" w:author="Guest User" w:date="2018-02-06T10:36:00Z">
        <w:del w:id="567" w:author="clifford beta" w:date="2018-02-06T13:52:00Z">
          <w:r w:rsidRPr="71280536" w:rsidDel="008D2C13">
            <w:rPr>
              <w:rFonts w:eastAsia="Times New Roman"/>
              <w:rPrChange w:id="568" w:author="Guest User" w:date="2018-02-06T10:36:00Z">
                <w:rPr/>
              </w:rPrChange>
            </w:rPr>
            <w:delText>It can be shown that the distance rn is less than the distance r by the scalar projection of ρn onto r. Thus,</w:delText>
          </w:r>
        </w:del>
      </w:ins>
    </w:p>
    <w:p w14:paraId="27CFA655" w14:textId="71DD676B" w:rsidR="00354541" w:rsidDel="008D2C13" w:rsidRDefault="71280536">
      <w:pPr>
        <w:pStyle w:val="Heading2"/>
        <w:rPr>
          <w:ins w:id="569" w:author="Guest User" w:date="2018-02-06T10:36:00Z"/>
          <w:del w:id="570" w:author="clifford beta" w:date="2018-02-06T13:52:00Z"/>
        </w:rPr>
        <w:pPrChange w:id="571" w:author="clifford beta" w:date="2018-02-06T13:52:00Z">
          <w:pPr/>
        </w:pPrChange>
      </w:pPr>
      <w:ins w:id="572" w:author="Guest User" w:date="2018-02-06T10:36:00Z">
        <w:del w:id="573" w:author="clifford beta" w:date="2018-02-06T13:52:00Z">
          <w:r w:rsidRPr="71280536" w:rsidDel="008D2C13">
            <w:rPr>
              <w:rFonts w:eastAsia="Times New Roman"/>
              <w:rPrChange w:id="574" w:author="Guest User" w:date="2018-02-06T10:36:00Z">
                <w:rPr/>
              </w:rPrChange>
            </w:rPr>
            <w:delText xml:space="preserve">                                         rn = r - a ρn . r</w:delText>
          </w:r>
        </w:del>
      </w:ins>
    </w:p>
    <w:p w14:paraId="03A5C30E" w14:textId="74C51D68" w:rsidR="00354541" w:rsidDel="008D2C13" w:rsidRDefault="71280536">
      <w:pPr>
        <w:pStyle w:val="Heading2"/>
        <w:rPr>
          <w:ins w:id="575" w:author="Guest User" w:date="2018-02-06T10:36:00Z"/>
          <w:del w:id="576" w:author="clifford beta" w:date="2018-02-06T13:52:00Z"/>
        </w:rPr>
        <w:pPrChange w:id="577" w:author="clifford beta" w:date="2018-02-06T13:52:00Z">
          <w:pPr/>
        </w:pPrChange>
      </w:pPr>
      <w:ins w:id="578" w:author="Guest User" w:date="2018-02-06T10:36:00Z">
        <w:del w:id="579" w:author="clifford beta" w:date="2018-02-06T13:52:00Z">
          <w:r w:rsidRPr="71280536" w:rsidDel="008D2C13">
            <w:rPr>
              <w:rFonts w:eastAsia="Times New Roman"/>
              <w:rPrChange w:id="580" w:author="Guest User" w:date="2018-02-06T10:36:00Z">
                <w:rPr/>
              </w:rPrChange>
            </w:rPr>
            <w:delText>with</w:delText>
          </w:r>
        </w:del>
      </w:ins>
    </w:p>
    <w:p w14:paraId="2A55F111" w14:textId="0BA012B5" w:rsidR="00354541" w:rsidDel="008D2C13" w:rsidRDefault="71280536">
      <w:pPr>
        <w:pStyle w:val="Heading2"/>
        <w:rPr>
          <w:ins w:id="581" w:author="Guest User" w:date="2018-02-06T10:36:00Z"/>
          <w:del w:id="582" w:author="clifford beta" w:date="2018-02-06T13:52:00Z"/>
        </w:rPr>
        <w:pPrChange w:id="583" w:author="clifford beta" w:date="2018-02-06T13:52:00Z">
          <w:pPr/>
        </w:pPrChange>
      </w:pPr>
      <w:ins w:id="584" w:author="Guest User" w:date="2018-02-06T10:36:00Z">
        <w:del w:id="585" w:author="clifford beta" w:date="2018-02-06T13:52:00Z">
          <w:r w:rsidRPr="71280536" w:rsidDel="008D2C13">
            <w:rPr>
              <w:rFonts w:eastAsia="Times New Roman"/>
              <w:rPrChange w:id="586" w:author="Guest User" w:date="2018-02-06T10:36:00Z">
                <w:rPr/>
              </w:rPrChange>
            </w:rPr>
            <w:lastRenderedPageBreak/>
            <w:delText xml:space="preserve">             ρn . r = sin θ cos          rn = r - a ρn . rance r by the scalar pro</w:delText>
          </w:r>
        </w:del>
      </w:ins>
    </w:p>
    <w:p w14:paraId="39E464C5" w14:textId="1EBA87E4" w:rsidR="00354541" w:rsidDel="008D2C13" w:rsidRDefault="71280536">
      <w:pPr>
        <w:pStyle w:val="Heading2"/>
        <w:rPr>
          <w:ins w:id="587" w:author="Guest User" w:date="2018-02-06T10:36:00Z"/>
          <w:del w:id="588" w:author="clifford beta" w:date="2018-02-06T13:52:00Z"/>
        </w:rPr>
        <w:pPrChange w:id="589" w:author="clifford beta" w:date="2018-02-06T13:52:00Z">
          <w:pPr/>
        </w:pPrChange>
      </w:pPr>
      <w:ins w:id="590" w:author="Guest User" w:date="2018-02-06T10:36:00Z">
        <w:del w:id="591" w:author="clifford beta" w:date="2018-02-06T13:52:00Z">
          <w:r w:rsidRPr="71280536" w:rsidDel="008D2C13">
            <w:rPr>
              <w:rFonts w:eastAsia="Times New Roman"/>
              <w:rPrChange w:id="592" w:author="Guest User" w:date="2018-02-06T10:36:00Z">
                <w:rPr/>
              </w:rPrChange>
            </w:rPr>
            <w:delText>The array factor can now be found in a similar fashion as was done with the linear array.</w:delText>
          </w:r>
        </w:del>
      </w:ins>
    </w:p>
    <w:p w14:paraId="7A9091B1" w14:textId="76BF9F17" w:rsidR="00354541" w:rsidDel="008D2C13" w:rsidRDefault="71280536">
      <w:pPr>
        <w:pStyle w:val="Heading2"/>
        <w:rPr>
          <w:ins w:id="593" w:author="Guest User" w:date="2018-02-06T10:36:00Z"/>
          <w:del w:id="594" w:author="clifford beta" w:date="2018-02-06T13:52:00Z"/>
        </w:rPr>
        <w:pPrChange w:id="595" w:author="clifford beta" w:date="2018-02-06T13:52:00Z">
          <w:pPr/>
        </w:pPrChange>
      </w:pPr>
      <w:ins w:id="596" w:author="Guest User" w:date="2018-02-06T10:36:00Z">
        <w:del w:id="597" w:author="clifford beta" w:date="2018-02-06T13:52:00Z">
          <w:r w:rsidRPr="71280536" w:rsidDel="008D2C13">
            <w:rPr>
              <w:rFonts w:eastAsia="Times New Roman"/>
              <w:rPrChange w:id="598" w:author="Guest User" w:date="2018-02-06T10:36:00Z">
                <w:rPr/>
              </w:rPrChange>
            </w:rPr>
            <w:delText>With some effort, it can be shown that</w:delText>
          </w:r>
        </w:del>
      </w:ins>
    </w:p>
    <w:p w14:paraId="6E3C28C3" w14:textId="53692CA1" w:rsidR="00354541" w:rsidDel="008D2C13" w:rsidRDefault="71280536">
      <w:pPr>
        <w:pStyle w:val="Heading2"/>
        <w:rPr>
          <w:ins w:id="599" w:author="Guest User" w:date="2018-02-06T10:36:00Z"/>
          <w:del w:id="600" w:author="clifford beta" w:date="2018-02-06T13:52:00Z"/>
        </w:rPr>
        <w:pPrChange w:id="601" w:author="clifford beta" w:date="2018-02-06T13:52:00Z">
          <w:pPr/>
        </w:pPrChange>
      </w:pPr>
      <w:ins w:id="602" w:author="Guest User" w:date="2018-02-06T10:36:00Z">
        <w:del w:id="603" w:author="clifford beta" w:date="2018-02-06T13:52:00Z">
          <w:r w:rsidRPr="71280536" w:rsidDel="008D2C13">
            <w:rPr>
              <w:rFonts w:eastAsia="Times New Roman"/>
              <w:rPrChange w:id="604" w:author="Guest User" w:date="2018-02-06T10:36:00Z">
                <w:rPr/>
              </w:rPrChange>
            </w:rPr>
            <w:delText xml:space="preserve">             AF =∑_(n=1)^N▒</w:delText>
          </w:r>
          <w:r w:rsidRPr="71280536" w:rsidDel="008D2C13">
            <w:rPr>
              <w:rFonts w:ascii="MS Mincho" w:eastAsia="MS Mincho" w:hAnsi="MS Mincho" w:cs="MS Mincho" w:hint="eastAsia"/>
              <w:rPrChange w:id="605" w:author="Guest User" w:date="2018-02-06T10:36:00Z">
                <w:rPr>
                  <w:rFonts w:hint="eastAsia"/>
                </w:rPr>
              </w:rPrChange>
            </w:rPr>
            <w:delText>〖</w:delText>
          </w:r>
          <w:r w:rsidRPr="71280536" w:rsidDel="008D2C13">
            <w:rPr>
              <w:rFonts w:eastAsia="Times New Roman"/>
              <w:rPrChange w:id="606" w:author="Guest User" w:date="2018-02-06T10:36:00Z">
                <w:rPr/>
              </w:rPrChange>
            </w:rPr>
            <w:delText>ὼ            AF =∑_</w:delText>
          </w:r>
          <w:r w:rsidRPr="71280536" w:rsidDel="008D2C13">
            <w:rPr>
              <w:rFonts w:ascii="MS Mincho" w:eastAsia="MS Mincho" w:hAnsi="MS Mincho" w:cs="MS Mincho" w:hint="eastAsia"/>
              <w:rPrChange w:id="607" w:author="Guest User" w:date="2018-02-06T10:36:00Z">
                <w:rPr>
                  <w:rFonts w:hint="eastAsia"/>
                </w:rPr>
              </w:rPrChange>
            </w:rPr>
            <w:delText>〗</w:delText>
          </w:r>
          <w:r w:rsidRPr="71280536" w:rsidDel="008D2C13">
            <w:rPr>
              <w:rFonts w:eastAsia="Times New Roman"/>
              <w:rPrChange w:id="608" w:author="Guest User" w:date="2018-02-06T10:36:00Z">
                <w:rPr/>
              </w:rPrChange>
            </w:rPr>
            <w:delText xml:space="preserve"> = ∑_(n=1)^N▒</w:delText>
          </w:r>
          <w:r w:rsidRPr="71280536" w:rsidDel="008D2C13">
            <w:rPr>
              <w:rFonts w:ascii="MS Mincho" w:eastAsia="MS Mincho" w:hAnsi="MS Mincho" w:cs="MS Mincho" w:hint="eastAsia"/>
              <w:rPrChange w:id="609" w:author="Guest User" w:date="2018-02-06T10:36:00Z">
                <w:rPr>
                  <w:rFonts w:hint="eastAsia"/>
                </w:rPr>
              </w:rPrChange>
            </w:rPr>
            <w:delText>〖</w:delText>
          </w:r>
          <w:r w:rsidRPr="71280536" w:rsidDel="008D2C13">
            <w:rPr>
              <w:rFonts w:eastAsia="Times New Roman"/>
              <w:rPrChange w:id="610" w:author="Guest User" w:date="2018-02-06T10:36:00Z">
                <w:rPr/>
              </w:rPrChange>
            </w:rPr>
            <w:delText>ὼ=</w:delText>
          </w:r>
          <w:r w:rsidRPr="71280536" w:rsidDel="008D2C13">
            <w:rPr>
              <w:rFonts w:ascii="MS Mincho" w:eastAsia="MS Mincho" w:hAnsi="MS Mincho" w:cs="MS Mincho" w:hint="eastAsia"/>
              <w:rPrChange w:id="611" w:author="Guest User" w:date="2018-02-06T10:36:00Z">
                <w:rPr>
                  <w:rFonts w:hint="eastAsia"/>
                </w:rPr>
              </w:rPrChange>
            </w:rPr>
            <w:delText>〗</w:delText>
          </w:r>
          <w:r w:rsidRPr="71280536" w:rsidDel="008D2C13">
            <w:rPr>
              <w:rFonts w:eastAsia="Times New Roman"/>
              <w:rPrChange w:id="612" w:author="Guest User" w:date="2018-02-06T10:36:00Z">
                <w:rPr/>
              </w:rPrChange>
            </w:rPr>
            <w:delText>^(-j(kasinƟ cos()) (n=1)^N▒ sh</w:delText>
          </w:r>
        </w:del>
      </w:ins>
    </w:p>
    <w:p w14:paraId="256B646C" w14:textId="6E1AEA82" w:rsidR="00354541" w:rsidDel="008D2C13" w:rsidRDefault="71280536">
      <w:pPr>
        <w:pStyle w:val="Heading2"/>
        <w:rPr>
          <w:ins w:id="613" w:author="Guest User" w:date="2018-02-06T10:36:00Z"/>
          <w:del w:id="614" w:author="clifford beta" w:date="2018-02-06T13:52:00Z"/>
        </w:rPr>
        <w:pPrChange w:id="615" w:author="clifford beta" w:date="2018-02-06T13:52:00Z">
          <w:pPr/>
        </w:pPrChange>
      </w:pPr>
      <w:ins w:id="616" w:author="Guest User" w:date="2018-02-06T10:36:00Z">
        <w:del w:id="617" w:author="clifford beta" w:date="2018-02-06T13:52:00Z">
          <w:r w:rsidRPr="71280536" w:rsidDel="008D2C13">
            <w:rPr>
              <w:rFonts w:eastAsia="Times New Roman"/>
              <w:rPrChange w:id="618" w:author="Guest User" w:date="2018-02-06T10:36:00Z">
                <w:rPr/>
              </w:rPrChange>
            </w:rPr>
            <w:delText>Where</w:delText>
          </w:r>
        </w:del>
      </w:ins>
    </w:p>
    <w:p w14:paraId="14209E51" w14:textId="300FB6B6" w:rsidR="00354541" w:rsidDel="008D2C13" w:rsidRDefault="71280536">
      <w:pPr>
        <w:pStyle w:val="Heading2"/>
        <w:rPr>
          <w:ins w:id="619" w:author="Guest User" w:date="2018-02-06T10:36:00Z"/>
          <w:del w:id="620" w:author="clifford beta" w:date="2018-02-06T13:52:00Z"/>
        </w:rPr>
        <w:pPrChange w:id="621" w:author="clifford beta" w:date="2018-02-06T13:52:00Z">
          <w:pPr/>
        </w:pPrChange>
      </w:pPr>
      <w:ins w:id="622" w:author="Guest User" w:date="2018-02-06T10:36:00Z">
        <w:del w:id="623" w:author="clifford beta" w:date="2018-02-06T13:52:00Z">
          <w:r w:rsidRPr="71280536" w:rsidDel="008D2C13">
            <w:rPr>
              <w:rFonts w:eastAsia="Times New Roman"/>
              <w:rPrChange w:id="624" w:author="Guest User" w:date="2018-02-06T10:36:00Z">
                <w:rPr/>
              </w:rPrChange>
            </w:rPr>
            <w:delText xml:space="preserve">         nƟ cos()) (n=1)^N▒ shown that similar fashion as w</w:delText>
          </w:r>
        </w:del>
      </w:ins>
    </w:p>
    <w:p w14:paraId="3C252E0E" w14:textId="65E11E1C" w:rsidR="00354541" w:rsidDel="008D2C13" w:rsidRDefault="00354541">
      <w:pPr>
        <w:pStyle w:val="Heading2"/>
        <w:rPr>
          <w:ins w:id="625" w:author="Guest User" w:date="2018-02-06T10:36:00Z"/>
          <w:del w:id="626" w:author="clifford beta" w:date="2018-02-06T13:52:00Z"/>
        </w:rPr>
        <w:pPrChange w:id="627" w:author="clifford beta" w:date="2018-02-06T13:52:00Z">
          <w:pPr/>
        </w:pPrChange>
      </w:pPr>
    </w:p>
    <w:p w14:paraId="1E15AB97" w14:textId="084D08A5" w:rsidR="00354541" w:rsidDel="008D2C13" w:rsidRDefault="00354541">
      <w:pPr>
        <w:pStyle w:val="Heading2"/>
        <w:rPr>
          <w:ins w:id="628" w:author="Guest User" w:date="2018-02-06T10:36:00Z"/>
          <w:del w:id="629" w:author="clifford beta" w:date="2018-02-06T13:52:00Z"/>
        </w:rPr>
        <w:pPrChange w:id="630" w:author="clifford beta" w:date="2018-02-06T13:52:00Z">
          <w:pPr/>
        </w:pPrChange>
      </w:pPr>
    </w:p>
    <w:p w14:paraId="76D671A9" w14:textId="5F38B335" w:rsidR="00354541" w:rsidDel="008D2C13" w:rsidRDefault="71280536">
      <w:pPr>
        <w:pStyle w:val="Heading2"/>
        <w:rPr>
          <w:ins w:id="631" w:author="Guest User" w:date="2018-02-06T10:36:00Z"/>
          <w:del w:id="632" w:author="clifford beta" w:date="2018-02-06T13:52:00Z"/>
        </w:rPr>
        <w:pPrChange w:id="633" w:author="clifford beta" w:date="2018-02-06T13:52:00Z">
          <w:pPr/>
        </w:pPrChange>
      </w:pPr>
      <w:ins w:id="634" w:author="Guest User" w:date="2018-02-06T10:36:00Z">
        <w:del w:id="635" w:author="clifford beta" w:date="2018-02-06T13:52:00Z">
          <w:r w:rsidRPr="71280536" w:rsidDel="008D2C13">
            <w:rPr>
              <w:rFonts w:eastAsia="Times New Roman"/>
              <w:rPrChange w:id="636" w:author="Guest User" w:date="2018-02-06T10:36:00Z">
                <w:rPr/>
              </w:rPrChange>
            </w:rPr>
            <w:delText xml:space="preserve">   </w:delText>
          </w:r>
        </w:del>
      </w:ins>
    </w:p>
    <w:p w14:paraId="065F63BB" w14:textId="38232996" w:rsidR="00354541" w:rsidDel="008D2C13" w:rsidRDefault="71280536">
      <w:pPr>
        <w:pStyle w:val="Heading2"/>
        <w:rPr>
          <w:ins w:id="637" w:author="Guest User" w:date="2018-02-06T10:36:00Z"/>
          <w:del w:id="638" w:author="clifford beta" w:date="2018-02-06T13:52:00Z"/>
        </w:rPr>
        <w:pPrChange w:id="639" w:author="clifford beta" w:date="2018-02-06T13:52:00Z">
          <w:pPr/>
        </w:pPrChange>
      </w:pPr>
      <w:ins w:id="640" w:author="Guest User" w:date="2018-02-06T10:36:00Z">
        <w:del w:id="641" w:author="clifford beta" w:date="2018-02-06T13:52:00Z">
          <w:r w:rsidRPr="71280536" w:rsidDel="008D2C13">
            <w:rPr>
              <w:rFonts w:eastAsia="Times New Roman"/>
              <w:rPrChange w:id="642" w:author="Guest User" w:date="2018-02-06T10:36:00Z">
                <w:rPr/>
              </w:rPrChange>
            </w:rPr>
            <w:delText xml:space="preserve"> Beamsteered Circular Arrays</w:delText>
          </w:r>
        </w:del>
      </w:ins>
    </w:p>
    <w:p w14:paraId="02862648" w14:textId="4FECF36E" w:rsidR="00354541" w:rsidDel="008D2C13" w:rsidRDefault="71280536">
      <w:pPr>
        <w:pStyle w:val="Heading2"/>
        <w:rPr>
          <w:ins w:id="643" w:author="Guest User" w:date="2018-02-06T10:36:00Z"/>
          <w:del w:id="644" w:author="clifford beta" w:date="2018-02-06T13:52:00Z"/>
        </w:rPr>
        <w:pPrChange w:id="645" w:author="clifford beta" w:date="2018-02-06T13:52:00Z">
          <w:pPr/>
        </w:pPrChange>
      </w:pPr>
      <w:ins w:id="646" w:author="Guest User" w:date="2018-02-06T10:36:00Z">
        <w:del w:id="647" w:author="clifford beta" w:date="2018-02-06T13:52:00Z">
          <w:r w:rsidRPr="71280536" w:rsidDel="008D2C13">
            <w:rPr>
              <w:rFonts w:eastAsia="Times New Roman"/>
              <w:rPrChange w:id="648" w:author="Guest User" w:date="2018-02-06T10:36:00Z">
                <w:rPr/>
              </w:rPrChange>
            </w:rPr>
            <w:delText>The beamsteering of circular arrays is identical in form to the beamsteering of linear arrays. If we beamsteer the circular array to the angles (θ0, ations span radio direction finding, air and space navigation, underground propagas(ϕ0 – ϕn). We can thus rewrite the array factor as</w:delText>
          </w:r>
        </w:del>
      </w:ins>
    </w:p>
    <w:p w14:paraId="7057B022" w14:textId="50439741" w:rsidR="00354541" w:rsidDel="008D2C13" w:rsidRDefault="00354541">
      <w:pPr>
        <w:pStyle w:val="Heading2"/>
        <w:rPr>
          <w:ins w:id="649" w:author="Guest User" w:date="2018-02-06T10:36:00Z"/>
          <w:del w:id="650" w:author="clifford beta" w:date="2018-02-06T13:52:00Z"/>
        </w:rPr>
        <w:pPrChange w:id="651" w:author="clifford beta" w:date="2018-02-06T13:52:00Z">
          <w:pPr/>
        </w:pPrChange>
      </w:pPr>
    </w:p>
    <w:p w14:paraId="1438A2BC" w14:textId="4C0E7FB7" w:rsidR="00354541" w:rsidDel="008D2C13" w:rsidRDefault="00354541">
      <w:pPr>
        <w:pStyle w:val="Heading2"/>
        <w:rPr>
          <w:ins w:id="652" w:author="Guest User" w:date="2018-02-06T10:36:00Z"/>
          <w:del w:id="653" w:author="clifford beta" w:date="2018-02-06T13:52:00Z"/>
        </w:rPr>
        <w:pPrChange w:id="654" w:author="clifford beta" w:date="2018-02-06T13:52:00Z">
          <w:pPr/>
        </w:pPrChange>
      </w:pPr>
    </w:p>
    <w:p w14:paraId="63C7FE94" w14:textId="55D750E9" w:rsidR="00354541" w:rsidDel="008D2C13" w:rsidRDefault="71280536">
      <w:pPr>
        <w:pStyle w:val="Heading2"/>
        <w:rPr>
          <w:ins w:id="655" w:author="Guest User" w:date="2018-02-06T10:36:00Z"/>
          <w:del w:id="656" w:author="clifford beta" w:date="2018-02-06T13:52:00Z"/>
        </w:rPr>
        <w:pPrChange w:id="657" w:author="clifford beta" w:date="2018-02-06T13:52:00Z">
          <w:pPr/>
        </w:pPrChange>
      </w:pPr>
      <w:ins w:id="658" w:author="Guest User" w:date="2018-02-06T10:36:00Z">
        <w:del w:id="659" w:author="clifford beta" w:date="2018-02-06T13:52:00Z">
          <w:r w:rsidRPr="71280536" w:rsidDel="008D2C13">
            <w:rPr>
              <w:rFonts w:eastAsia="Times New Roman"/>
              <w:rPrChange w:id="660" w:author="Guest User" w:date="2018-02-06T10:36:00Z">
                <w:rPr/>
              </w:rPrChange>
            </w:rPr>
            <w:delText xml:space="preserve">                  AF = ∑_(n=1)^N▒</w:delText>
          </w:r>
          <w:r w:rsidRPr="71280536" w:rsidDel="008D2C13">
            <w:rPr>
              <w:rFonts w:ascii="MS Mincho" w:eastAsia="MS Mincho" w:hAnsi="MS Mincho" w:cs="MS Mincho" w:hint="eastAsia"/>
              <w:rPrChange w:id="661" w:author="Guest User" w:date="2018-02-06T10:36:00Z">
                <w:rPr>
                  <w:rFonts w:hint="eastAsia"/>
                </w:rPr>
              </w:rPrChange>
            </w:rPr>
            <w:delText>〖</w:delText>
          </w:r>
          <w:r w:rsidRPr="71280536" w:rsidDel="008D2C13">
            <w:rPr>
              <w:rFonts w:eastAsia="Times New Roman"/>
              <w:rPrChange w:id="662" w:author="Guest User" w:date="2018-02-06T10:36:00Z">
                <w:rPr/>
              </w:rPrChange>
            </w:rPr>
            <w:delText xml:space="preserve">ὼ </w:delText>
          </w:r>
          <w:r w:rsidRPr="71280536" w:rsidDel="008D2C13">
            <w:rPr>
              <w:rFonts w:ascii="MS Mincho" w:eastAsia="MS Mincho" w:hAnsi="MS Mincho" w:cs="MS Mincho" w:hint="eastAsia"/>
              <w:rPrChange w:id="663" w:author="Guest User" w:date="2018-02-06T10:36:00Z">
                <w:rPr>
                  <w:rFonts w:hint="eastAsia"/>
                </w:rPr>
              </w:rPrChange>
            </w:rPr>
            <w:delText>〗</w:delText>
          </w:r>
          <w:r w:rsidRPr="71280536" w:rsidDel="008D2C13">
            <w:rPr>
              <w:rFonts w:eastAsia="Times New Roman"/>
              <w:rPrChange w:id="664" w:author="Guest User" w:date="2018-02-06T10:36:00Z">
                <w:rPr/>
              </w:rPrChange>
            </w:rPr>
            <w:delText>^(-j(ka[sinƟ cos( AF = ∑_(n=1)^N▒ys i - dentic</w:delText>
          </w:r>
        </w:del>
      </w:ins>
    </w:p>
    <w:p w14:paraId="113538BB" w14:textId="46157777" w:rsidR="00354541" w:rsidDel="008D2C13" w:rsidRDefault="71280536">
      <w:pPr>
        <w:pStyle w:val="Heading2"/>
        <w:rPr>
          <w:ins w:id="665" w:author="Guest User" w:date="2018-02-06T10:36:00Z"/>
          <w:del w:id="666" w:author="clifford beta" w:date="2018-02-06T13:52:00Z"/>
        </w:rPr>
        <w:pPrChange w:id="667" w:author="clifford beta" w:date="2018-02-06T13:52:00Z">
          <w:pPr/>
        </w:pPrChange>
      </w:pPr>
      <w:ins w:id="668" w:author="Guest User" w:date="2018-02-06T10:36:00Z">
        <w:del w:id="669" w:author="clifford beta" w:date="2018-02-06T13:52:00Z">
          <w:r w:rsidRPr="71280536" w:rsidDel="008D2C13">
            <w:rPr>
              <w:rFonts w:eastAsia="Times New Roman"/>
              <w:rPrChange w:id="670" w:author="Guest User" w:date="2018-02-06T10:36:00Z">
                <w:rPr/>
              </w:rPrChange>
            </w:rPr>
            <w:lastRenderedPageBreak/>
            <w:delText>The circular array AF can be plotted in two or three dimensions. Let us assume that all weights are uniform and that the array is steered to the angles θ0 = 30° and rmine that the element to element phase angle is δn = –ka sinθ0 cos(ϕ0 – ϕn). We = 0° plane as shown</w:delText>
          </w:r>
        </w:del>
      </w:ins>
    </w:p>
    <w:p w14:paraId="73EBEFA1" w14:textId="4094E281" w:rsidR="00354541" w:rsidDel="008D2C13" w:rsidRDefault="00354541">
      <w:pPr>
        <w:pStyle w:val="Heading2"/>
        <w:rPr>
          <w:ins w:id="671" w:author="Guest User" w:date="2018-02-06T10:36:00Z"/>
          <w:del w:id="672" w:author="clifford beta" w:date="2018-02-06T13:52:00Z"/>
        </w:rPr>
        <w:pPrChange w:id="673" w:author="clifford beta" w:date="2018-02-06T13:52:00Z">
          <w:pPr/>
        </w:pPrChange>
      </w:pPr>
    </w:p>
    <w:p w14:paraId="2CB48967" w14:textId="2AC23346" w:rsidR="00354541" w:rsidDel="008D2C13" w:rsidRDefault="00354541">
      <w:pPr>
        <w:pStyle w:val="Heading2"/>
        <w:rPr>
          <w:ins w:id="674" w:author="Guest User" w:date="2018-02-06T10:36:00Z"/>
          <w:del w:id="675" w:author="clifford beta" w:date="2018-02-06T13:52:00Z"/>
        </w:rPr>
        <w:pPrChange w:id="676" w:author="clifford beta" w:date="2018-02-06T13:52:00Z">
          <w:pPr/>
        </w:pPrChange>
      </w:pPr>
    </w:p>
    <w:p w14:paraId="30E325D5" w14:textId="67AE3978" w:rsidR="00354541" w:rsidDel="008D2C13" w:rsidRDefault="71280536">
      <w:pPr>
        <w:pStyle w:val="Heading2"/>
        <w:rPr>
          <w:ins w:id="677" w:author="Guest User" w:date="2018-02-06T10:36:00Z"/>
          <w:del w:id="678" w:author="clifford beta" w:date="2018-02-06T13:52:00Z"/>
        </w:rPr>
        <w:pPrChange w:id="679" w:author="clifford beta" w:date="2018-02-06T13:52:00Z">
          <w:pPr/>
        </w:pPrChange>
      </w:pPr>
      <w:ins w:id="680" w:author="Guest User" w:date="2018-02-06T10:36:00Z">
        <w:del w:id="681" w:author="clifford beta" w:date="2018-02-06T13:52:00Z">
          <w:r w:rsidRPr="71280536" w:rsidDel="008D2C13">
            <w:rPr>
              <w:rFonts w:eastAsia="Times New Roman"/>
              <w:rPrChange w:id="682" w:author="Guest User" w:date="2018-02-06T10:36:00Z">
                <w:rPr/>
              </w:rPrChange>
            </w:rPr>
            <w:delText xml:space="preserve"> </w:delText>
          </w:r>
        </w:del>
      </w:ins>
    </w:p>
    <w:p w14:paraId="2CEC85AF" w14:textId="1D0459FE" w:rsidR="00354541" w:rsidDel="008D2C13" w:rsidRDefault="71280536">
      <w:pPr>
        <w:pStyle w:val="Heading2"/>
        <w:rPr>
          <w:ins w:id="683" w:author="Guest User" w:date="2018-02-06T10:36:00Z"/>
          <w:del w:id="684" w:author="clifford beta" w:date="2018-02-06T13:52:00Z"/>
        </w:rPr>
        <w:pPrChange w:id="685" w:author="clifford beta" w:date="2018-02-06T13:52:00Z">
          <w:pPr/>
        </w:pPrChange>
      </w:pPr>
      <w:ins w:id="686" w:author="Guest User" w:date="2018-02-06T10:36:00Z">
        <w:del w:id="687" w:author="clifford beta" w:date="2018-02-06T13:52:00Z">
          <w:r w:rsidRPr="71280536" w:rsidDel="008D2C13">
            <w:rPr>
              <w:rFonts w:eastAsia="Times New Roman"/>
              <w:rPrChange w:id="688" w:author="Guest User" w:date="2018-02-06T10:36:00Z">
                <w:rPr/>
              </w:rPrChange>
            </w:rPr>
            <w:delText>Three-dimensional amplitude pattern of the array factor for a uniform circular array of N = 10</w:delText>
          </w:r>
        </w:del>
      </w:ins>
    </w:p>
    <w:p w14:paraId="3A02215F" w14:textId="6B8005D9" w:rsidR="00354541" w:rsidDel="008D2C13" w:rsidRDefault="71280536">
      <w:pPr>
        <w:pStyle w:val="Heading2"/>
        <w:rPr>
          <w:ins w:id="689" w:author="Guest User" w:date="2018-02-06T10:36:00Z"/>
          <w:del w:id="690" w:author="clifford beta" w:date="2018-02-06T13:52:00Z"/>
        </w:rPr>
        <w:pPrChange w:id="691" w:author="clifford beta" w:date="2018-02-06T13:52:00Z">
          <w:pPr/>
        </w:pPrChange>
      </w:pPr>
      <w:ins w:id="692" w:author="Guest User" w:date="2018-02-06T10:36:00Z">
        <w:del w:id="693" w:author="clifford beta" w:date="2018-02-06T13:52:00Z">
          <w:r w:rsidRPr="71280536" w:rsidDel="008D2C13">
            <w:rPr>
              <w:rFonts w:eastAsia="Times New Roman"/>
              <w:rPrChange w:id="694" w:author="Guest User" w:date="2018-02-06T10:36:00Z">
                <w:rPr/>
              </w:rPrChange>
            </w:rPr>
            <w:delText>elements (C∕λ = ka = 10).</w:delText>
          </w:r>
        </w:del>
      </w:ins>
    </w:p>
    <w:p w14:paraId="7DF4C75F" w14:textId="62C3E66E" w:rsidR="00354541" w:rsidDel="008D2C13" w:rsidRDefault="71280536">
      <w:pPr>
        <w:pStyle w:val="Heading2"/>
        <w:rPr>
          <w:ins w:id="695" w:author="Guest User" w:date="2018-02-06T10:36:00Z"/>
          <w:del w:id="696" w:author="clifford beta" w:date="2018-02-06T13:52:00Z"/>
        </w:rPr>
        <w:pPrChange w:id="697" w:author="clifford beta" w:date="2018-02-06T13:52:00Z">
          <w:pPr/>
        </w:pPrChange>
      </w:pPr>
      <w:ins w:id="698" w:author="Guest User" w:date="2018-02-06T10:36:00Z">
        <w:del w:id="699" w:author="clifford beta" w:date="2018-02-06T13:52:00Z">
          <w:r w:rsidRPr="71280536" w:rsidDel="008D2C13">
            <w:rPr>
              <w:rFonts w:eastAsia="Times New Roman"/>
              <w:rPrChange w:id="700" w:author="Guest User" w:date="2018-02-06T10:36:00Z">
                <w:rPr/>
              </w:rPrChange>
            </w:rPr>
            <w:delText xml:space="preserve">                                                  </w:delText>
          </w:r>
        </w:del>
      </w:ins>
    </w:p>
    <w:p w14:paraId="071CC8A6" w14:textId="162E9FBA" w:rsidR="00354541" w:rsidDel="008D2C13" w:rsidRDefault="71280536">
      <w:pPr>
        <w:pStyle w:val="Heading2"/>
        <w:rPr>
          <w:ins w:id="701" w:author="Guest User" w:date="2018-02-06T10:36:00Z"/>
          <w:del w:id="702" w:author="clifford beta" w:date="2018-02-06T13:52:00Z"/>
        </w:rPr>
        <w:pPrChange w:id="703" w:author="clifford beta" w:date="2018-02-06T13:52:00Z">
          <w:pPr/>
        </w:pPrChange>
      </w:pPr>
      <w:ins w:id="704" w:author="Guest User" w:date="2018-02-06T10:36:00Z">
        <w:del w:id="705" w:author="clifford beta" w:date="2018-02-06T13:52:00Z">
          <w:r w:rsidRPr="71280536" w:rsidDel="008D2C13">
            <w:rPr>
              <w:rFonts w:eastAsia="Times New Roman"/>
              <w:rPrChange w:id="706" w:author="Guest User" w:date="2018-02-06T10:36:00Z">
                <w:rPr/>
              </w:rPrChange>
            </w:rPr>
            <w:delText xml:space="preserve">Principal-plane amplitude patterns of the array factor for a uniform circular array of N = 10 elements (C∕λ = ka = 10).                                                       </w:delText>
          </w:r>
        </w:del>
      </w:ins>
    </w:p>
    <w:p w14:paraId="5C5D2243" w14:textId="747F48D5" w:rsidR="00354541" w:rsidDel="008D2C13" w:rsidRDefault="71280536">
      <w:pPr>
        <w:pStyle w:val="Heading2"/>
        <w:rPr>
          <w:ins w:id="707" w:author="Guest User" w:date="2018-02-06T10:36:00Z"/>
          <w:del w:id="708" w:author="clifford beta" w:date="2018-02-06T13:52:00Z"/>
        </w:rPr>
        <w:pPrChange w:id="709" w:author="clifford beta" w:date="2018-02-06T13:52:00Z">
          <w:pPr/>
        </w:pPrChange>
      </w:pPr>
      <w:ins w:id="710" w:author="Guest User" w:date="2018-02-06T10:36:00Z">
        <w:del w:id="711" w:author="clifford beta" w:date="2018-02-06T13:52:00Z">
          <w:r w:rsidRPr="71280536" w:rsidDel="008D2C13">
            <w:rPr>
              <w:rFonts w:eastAsia="Times New Roman"/>
              <w:rPrChange w:id="712" w:author="Guest User" w:date="2018-02-06T10:36:00Z">
                <w:rPr/>
              </w:rPrChange>
            </w:rPr>
            <w:delText>Rectangular Planar Arrays</w:delText>
          </w:r>
        </w:del>
      </w:ins>
    </w:p>
    <w:p w14:paraId="47F37F39" w14:textId="4FCF6228" w:rsidR="00354541" w:rsidDel="008D2C13" w:rsidRDefault="71280536">
      <w:pPr>
        <w:pStyle w:val="Heading2"/>
        <w:rPr>
          <w:ins w:id="713" w:author="Guest User" w:date="2018-02-06T10:36:00Z"/>
          <w:del w:id="714" w:author="clifford beta" w:date="2018-02-06T13:52:00Z"/>
        </w:rPr>
        <w:pPrChange w:id="715" w:author="clifford beta" w:date="2018-02-06T13:52:00Z">
          <w:pPr/>
        </w:pPrChange>
      </w:pPr>
      <w:ins w:id="716" w:author="Guest User" w:date="2018-02-06T10:36:00Z">
        <w:del w:id="717" w:author="clifford beta" w:date="2018-02-06T13:52:00Z">
          <w:r w:rsidRPr="71280536" w:rsidDel="008D2C13">
            <w:rPr>
              <w:rFonts w:eastAsia="Times New Roman"/>
              <w:rPrChange w:id="718" w:author="Guest User" w:date="2018-02-06T10:36:00Z">
                <w:rPr/>
              </w:rPrChange>
            </w:rPr>
            <w:lastRenderedPageBreak/>
            <w:delText>Rectangular arrays are slightly more complex geometry patterns for arrays. Below is a rectangular array in the x-y plane. There are M elements in the x direction and N elements in the y-direction creating an M × N array of elements. The m-nth element has weight wmn. The x-directed elements are spaced apart and the y-directed elements are spaced dy apart. The planar array can be viewed as M linear arrays of N elements or as N linear arrays of M elements. Because we already know the array factor for an M or N element array acting alone, we can use pattern multiplication to find the pattern of the entire M × N element array. Using pattern multiplication, we have</w:delText>
          </w:r>
        </w:del>
      </w:ins>
    </w:p>
    <w:p w14:paraId="00A55D6D" w14:textId="22539F9D" w:rsidR="00354541" w:rsidDel="008D2C13" w:rsidRDefault="71280536">
      <w:pPr>
        <w:pStyle w:val="Heading2"/>
        <w:rPr>
          <w:ins w:id="719" w:author="Guest User" w:date="2018-02-06T10:36:00Z"/>
          <w:del w:id="720" w:author="clifford beta" w:date="2018-02-06T13:52:00Z"/>
        </w:rPr>
        <w:pPrChange w:id="721" w:author="clifford beta" w:date="2018-02-06T13:52:00Z">
          <w:pPr/>
        </w:pPrChange>
      </w:pPr>
      <w:ins w:id="722" w:author="Guest User" w:date="2018-02-06T10:36:00Z">
        <w:del w:id="723" w:author="clifford beta" w:date="2018-02-06T13:52:00Z">
          <w:r w:rsidRPr="71280536" w:rsidDel="008D2C13">
            <w:rPr>
              <w:rFonts w:eastAsia="Times New Roman"/>
              <w:rPrChange w:id="724" w:author="Guest User" w:date="2018-02-06T10:36:00Z">
                <w:rPr/>
              </w:rPrChange>
            </w:rPr>
            <w:delText xml:space="preserve"> </w:delText>
          </w:r>
        </w:del>
      </w:ins>
    </w:p>
    <w:p w14:paraId="4662FEDF" w14:textId="7D1F13B0" w:rsidR="00354541" w:rsidDel="008D2C13" w:rsidRDefault="00354541">
      <w:pPr>
        <w:pStyle w:val="Heading2"/>
        <w:rPr>
          <w:ins w:id="725" w:author="Guest User" w:date="2018-02-06T10:36:00Z"/>
          <w:del w:id="726" w:author="clifford beta" w:date="2018-02-06T13:52:00Z"/>
        </w:rPr>
        <w:pPrChange w:id="727" w:author="clifford beta" w:date="2018-02-06T13:52:00Z">
          <w:pPr/>
        </w:pPrChange>
      </w:pPr>
    </w:p>
    <w:p w14:paraId="3DA6E1A0" w14:textId="2C4335FC" w:rsidR="00354541" w:rsidDel="008D2C13" w:rsidRDefault="00354541">
      <w:pPr>
        <w:pStyle w:val="Heading2"/>
        <w:rPr>
          <w:ins w:id="728" w:author="Guest User" w:date="2018-02-06T10:36:00Z"/>
          <w:del w:id="729" w:author="clifford beta" w:date="2018-02-06T13:52:00Z"/>
        </w:rPr>
        <w:pPrChange w:id="730" w:author="clifford beta" w:date="2018-02-06T13:52:00Z">
          <w:pPr/>
        </w:pPrChange>
      </w:pPr>
    </w:p>
    <w:p w14:paraId="0227E001" w14:textId="297ABF84" w:rsidR="00354541" w:rsidDel="008D2C13" w:rsidRDefault="00354541">
      <w:pPr>
        <w:pStyle w:val="Heading2"/>
        <w:rPr>
          <w:ins w:id="731" w:author="Guest User" w:date="2018-02-06T10:36:00Z"/>
          <w:del w:id="732" w:author="clifford beta" w:date="2018-02-06T13:52:00Z"/>
        </w:rPr>
        <w:pPrChange w:id="733" w:author="clifford beta" w:date="2018-02-06T13:52:00Z">
          <w:pPr/>
        </w:pPrChange>
      </w:pPr>
    </w:p>
    <w:p w14:paraId="72D796E1" w14:textId="651202EB" w:rsidR="00354541" w:rsidDel="008D2C13" w:rsidRDefault="00354541">
      <w:pPr>
        <w:pStyle w:val="Heading2"/>
        <w:rPr>
          <w:ins w:id="734" w:author="Guest User" w:date="2018-02-06T10:36:00Z"/>
          <w:del w:id="735" w:author="clifford beta" w:date="2018-02-06T13:52:00Z"/>
        </w:rPr>
        <w:pPrChange w:id="736" w:author="clifford beta" w:date="2018-02-06T13:52:00Z">
          <w:pPr/>
        </w:pPrChange>
      </w:pPr>
    </w:p>
    <w:p w14:paraId="4B181A89" w14:textId="7B5EABD5" w:rsidR="00354541" w:rsidDel="008D2C13" w:rsidRDefault="71280536">
      <w:pPr>
        <w:pStyle w:val="Heading2"/>
        <w:rPr>
          <w:ins w:id="737" w:author="Guest User" w:date="2018-02-06T10:36:00Z"/>
          <w:del w:id="738" w:author="clifford beta" w:date="2018-02-06T13:52:00Z"/>
        </w:rPr>
        <w:pPrChange w:id="739" w:author="clifford beta" w:date="2018-02-06T13:52:00Z">
          <w:pPr/>
        </w:pPrChange>
      </w:pPr>
      <w:ins w:id="740" w:author="Guest User" w:date="2018-02-06T10:36:00Z">
        <w:del w:id="741" w:author="clifford beta" w:date="2018-02-06T13:52:00Z">
          <w:r w:rsidRPr="71280536" w:rsidDel="008D2C13">
            <w:rPr>
              <w:rFonts w:eastAsia="Times New Roman"/>
              <w:rPrChange w:id="742" w:author="Guest User" w:date="2018-02-06T10:36:00Z">
                <w:rPr/>
              </w:rPrChange>
            </w:rPr>
            <w:delText xml:space="preserve">     AF=AF_x  .AF_y=∑_(m=1)^M▒</w:delText>
          </w:r>
          <w:r w:rsidRPr="71280536" w:rsidDel="008D2C13">
            <w:rPr>
              <w:rFonts w:ascii="MS Mincho" w:eastAsia="MS Mincho" w:hAnsi="MS Mincho" w:cs="MS Mincho" w:hint="eastAsia"/>
              <w:rPrChange w:id="743" w:author="Guest User" w:date="2018-02-06T10:36:00Z">
                <w:rPr>
                  <w:rFonts w:hint="eastAsia"/>
                </w:rPr>
              </w:rPrChange>
            </w:rPr>
            <w:delText>〖</w:delText>
          </w:r>
          <w:r w:rsidRPr="71280536" w:rsidDel="008D2C13">
            <w:rPr>
              <w:rFonts w:eastAsia="Times New Roman"/>
              <w:rPrChange w:id="744" w:author="Guest User" w:date="2018-02-06T10:36:00Z">
                <w:rPr/>
              </w:rPrChange>
            </w:rPr>
            <w:delText>a_m e^(j(m-1)(kd_x sinθcos)^M▒y mo</w:delText>
          </w:r>
          <w:r w:rsidRPr="71280536" w:rsidDel="008D2C13">
            <w:rPr>
              <w:rFonts w:ascii="MS Mincho" w:eastAsia="MS Mincho" w:hAnsi="MS Mincho" w:cs="MS Mincho" w:hint="eastAsia"/>
              <w:rPrChange w:id="745" w:author="Guest User" w:date="2018-02-06T10:36:00Z">
                <w:rPr>
                  <w:rFonts w:hint="eastAsia"/>
                </w:rPr>
              </w:rPrChange>
            </w:rPr>
            <w:delText>〗</w:delText>
          </w:r>
          <w:r w:rsidRPr="71280536" w:rsidDel="008D2C13">
            <w:rPr>
              <w:rFonts w:eastAsia="Times New Roman"/>
              <w:rPrChange w:id="746" w:author="Guest User" w:date="2018-02-06T10:36:00Z">
                <w:rPr/>
              </w:rPrChange>
            </w:rPr>
            <w:delText xml:space="preserve"> ∑_(n=1)^N▒</w:delText>
          </w:r>
          <w:r w:rsidRPr="71280536" w:rsidDel="008D2C13">
            <w:rPr>
              <w:rFonts w:ascii="MS Mincho" w:eastAsia="MS Mincho" w:hAnsi="MS Mincho" w:cs="MS Mincho" w:hint="eastAsia"/>
              <w:rPrChange w:id="747" w:author="Guest User" w:date="2018-02-06T10:36:00Z">
                <w:rPr>
                  <w:rFonts w:hint="eastAsia"/>
                </w:rPr>
              </w:rPrChange>
            </w:rPr>
            <w:delText>〖</w:delText>
          </w:r>
          <w:r w:rsidRPr="71280536" w:rsidDel="008D2C13">
            <w:rPr>
              <w:rFonts w:eastAsia="Times New Roman"/>
              <w:rPrChange w:id="748" w:author="Guest User" w:date="2018-02-06T10:36:00Z">
                <w:rPr/>
              </w:rPrChange>
            </w:rPr>
            <w:delText>b_n e^(j(n-1)(kd_y sinθsin)^M▒y mor</w:delText>
          </w:r>
          <w:r w:rsidRPr="71280536" w:rsidDel="008D2C13">
            <w:rPr>
              <w:rFonts w:ascii="MS Mincho" w:eastAsia="MS Mincho" w:hAnsi="MS Mincho" w:cs="MS Mincho" w:hint="eastAsia"/>
              <w:rPrChange w:id="749" w:author="Guest User" w:date="2018-02-06T10:36:00Z">
                <w:rPr>
                  <w:rFonts w:hint="eastAsia"/>
                </w:rPr>
              </w:rPrChange>
            </w:rPr>
            <w:delText>〗</w:delText>
          </w:r>
        </w:del>
      </w:ins>
    </w:p>
    <w:p w14:paraId="0FBD914C" w14:textId="7B12317F" w:rsidR="00354541" w:rsidDel="008D2C13" w:rsidRDefault="71280536">
      <w:pPr>
        <w:pStyle w:val="Heading2"/>
        <w:rPr>
          <w:ins w:id="750" w:author="Guest User" w:date="2018-02-06T10:36:00Z"/>
          <w:del w:id="751" w:author="clifford beta" w:date="2018-02-06T13:52:00Z"/>
        </w:rPr>
        <w:pPrChange w:id="752" w:author="clifford beta" w:date="2018-02-06T13:52:00Z">
          <w:pPr/>
        </w:pPrChange>
      </w:pPr>
      <w:ins w:id="753" w:author="Guest User" w:date="2018-02-06T10:36:00Z">
        <w:del w:id="754" w:author="clifford beta" w:date="2018-02-06T13:52:00Z">
          <w:r w:rsidRPr="71280536" w:rsidDel="008D2C13">
            <w:rPr>
              <w:rFonts w:eastAsia="Times New Roman"/>
              <w:rPrChange w:id="755" w:author="Guest User" w:date="2018-02-06T10:36:00Z">
                <w:rPr/>
              </w:rPrChange>
            </w:rPr>
            <w:delText xml:space="preserve">                               </w:delText>
          </w:r>
        </w:del>
      </w:ins>
    </w:p>
    <w:p w14:paraId="7F9A24A1" w14:textId="4369FCC9" w:rsidR="00354541" w:rsidDel="008D2C13" w:rsidRDefault="71280536">
      <w:pPr>
        <w:pStyle w:val="Heading2"/>
        <w:rPr>
          <w:ins w:id="756" w:author="Guest User" w:date="2018-02-06T10:36:00Z"/>
          <w:del w:id="757" w:author="clifford beta" w:date="2018-02-06T13:52:00Z"/>
        </w:rPr>
        <w:pPrChange w:id="758" w:author="clifford beta" w:date="2018-02-06T13:52:00Z">
          <w:pPr/>
        </w:pPrChange>
      </w:pPr>
      <w:ins w:id="759" w:author="Guest User" w:date="2018-02-06T10:36:00Z">
        <w:del w:id="760" w:author="clifford beta" w:date="2018-02-06T13:52:00Z">
          <w:r w:rsidRPr="71280536" w:rsidDel="008D2C13">
            <w:rPr>
              <w:rFonts w:eastAsia="Times New Roman"/>
              <w:rPrChange w:id="761" w:author="Guest User" w:date="2018-02-06T10:36:00Z">
                <w:rPr/>
              </w:rPrChange>
            </w:rPr>
            <w:delText xml:space="preserve">                                =∑_(m=1)^M▒∑_(k=0)^n▒</w:delText>
          </w:r>
          <w:r w:rsidRPr="71280536" w:rsidDel="008D2C13">
            <w:rPr>
              <w:rFonts w:ascii="MS Mincho" w:eastAsia="MS Mincho" w:hAnsi="MS Mincho" w:cs="MS Mincho" w:hint="eastAsia"/>
              <w:rPrChange w:id="762" w:author="Guest User" w:date="2018-02-06T10:36:00Z">
                <w:rPr>
                  <w:rFonts w:hint="eastAsia"/>
                </w:rPr>
              </w:rPrChange>
            </w:rPr>
            <w:delText>〖</w:delText>
          </w:r>
          <w:r w:rsidRPr="71280536" w:rsidDel="008D2C13">
            <w:rPr>
              <w:rFonts w:eastAsia="Times New Roman"/>
              <w:rPrChange w:id="763" w:author="Guest User" w:date="2018-02-06T10:36:00Z">
                <w:rPr/>
              </w:rPrChange>
            </w:rPr>
            <w:delText>ὼ                               =∑_(m=1)^M▒∑_(k=0)^n▒ patterns f</w:delText>
          </w:r>
          <w:r w:rsidRPr="71280536" w:rsidDel="008D2C13">
            <w:rPr>
              <w:rFonts w:ascii="MS Mincho" w:eastAsia="MS Mincho" w:hAnsi="MS Mincho" w:cs="MS Mincho" w:hint="eastAsia"/>
              <w:rPrChange w:id="764" w:author="Guest User" w:date="2018-02-06T10:36:00Z">
                <w:rPr>
                  <w:rFonts w:hint="eastAsia"/>
                </w:rPr>
              </w:rPrChange>
            </w:rPr>
            <w:delText>〗</w:delText>
          </w:r>
        </w:del>
      </w:ins>
    </w:p>
    <w:p w14:paraId="270F7B58" w14:textId="09E2DFD3" w:rsidR="00354541" w:rsidDel="008D2C13" w:rsidRDefault="71280536">
      <w:pPr>
        <w:pStyle w:val="Heading2"/>
        <w:rPr>
          <w:ins w:id="765" w:author="Guest User" w:date="2018-02-06T10:36:00Z"/>
          <w:del w:id="766" w:author="clifford beta" w:date="2018-02-06T13:52:00Z"/>
        </w:rPr>
        <w:pPrChange w:id="767" w:author="clifford beta" w:date="2018-02-06T13:52:00Z">
          <w:pPr/>
        </w:pPrChange>
      </w:pPr>
      <w:ins w:id="768" w:author="Guest User" w:date="2018-02-06T10:36:00Z">
        <w:del w:id="769" w:author="clifford beta" w:date="2018-02-06T13:52:00Z">
          <w:r w:rsidRPr="71280536" w:rsidDel="008D2C13">
            <w:rPr>
              <w:rFonts w:eastAsia="Times New Roman"/>
              <w:rPrChange w:id="770" w:author="Guest User" w:date="2018-02-06T10:36:00Z">
                <w:rPr/>
              </w:rPrChange>
            </w:rPr>
            <w:delText>where ωmn = am • bn.</w:delText>
          </w:r>
        </w:del>
      </w:ins>
    </w:p>
    <w:p w14:paraId="207F3843" w14:textId="32402863" w:rsidR="00354541" w:rsidDel="008D2C13" w:rsidRDefault="71280536">
      <w:pPr>
        <w:pStyle w:val="Heading2"/>
        <w:rPr>
          <w:ins w:id="771" w:author="Guest User" w:date="2018-02-06T10:36:00Z"/>
          <w:del w:id="772" w:author="clifford beta" w:date="2018-02-06T13:52:00Z"/>
        </w:rPr>
        <w:pPrChange w:id="773" w:author="clifford beta" w:date="2018-02-06T13:52:00Z">
          <w:pPr/>
        </w:pPrChange>
      </w:pPr>
      <w:ins w:id="774" w:author="Guest User" w:date="2018-02-06T10:36:00Z">
        <w:del w:id="775" w:author="clifford beta" w:date="2018-02-06T13:52:00Z">
          <w:r w:rsidRPr="71280536" w:rsidDel="008D2C13">
            <w:rPr>
              <w:rFonts w:eastAsia="Times New Roman"/>
              <w:rPrChange w:id="776" w:author="Guest User" w:date="2018-02-06T10:36:00Z">
                <w:rPr/>
              </w:rPrChange>
            </w:rPr>
            <w:lastRenderedPageBreak/>
            <w:delText>The weights am and bn can be uniform or can be in any form according to the</w:delText>
          </w:r>
        </w:del>
      </w:ins>
    </w:p>
    <w:p w14:paraId="732D267B" w14:textId="6429EC9E" w:rsidR="00354541" w:rsidDel="008D2C13" w:rsidRDefault="71280536">
      <w:pPr>
        <w:pStyle w:val="Heading2"/>
        <w:rPr>
          <w:ins w:id="777" w:author="Guest User" w:date="2018-02-06T10:36:00Z"/>
          <w:del w:id="778" w:author="clifford beta" w:date="2018-02-06T13:52:00Z"/>
        </w:rPr>
        <w:pPrChange w:id="779" w:author="clifford beta" w:date="2018-02-06T13:52:00Z">
          <w:pPr/>
        </w:pPrChange>
      </w:pPr>
      <w:ins w:id="780" w:author="Guest User" w:date="2018-02-06T10:36:00Z">
        <w:del w:id="781" w:author="clifford beta" w:date="2018-02-06T13:52:00Z">
          <w:r w:rsidRPr="71280536" w:rsidDel="008D2C13">
            <w:rPr>
              <w:rFonts w:eastAsia="Times New Roman"/>
              <w:rPrChange w:id="782" w:author="Guest User" w:date="2018-02-06T10:36:00Z">
                <w:rPr/>
              </w:rPrChange>
            </w:rPr>
            <w:delText>designer’s needs. The am weights do not have to be identical to the bn weights. Thus, we might choose the am weights to be binomial weights while the bn weights are Gaussian. Any combination of weighting can be used and ωmn is merely the consequence of the product am • bn.</w:delText>
          </w:r>
        </w:del>
      </w:ins>
    </w:p>
    <w:p w14:paraId="0E658000" w14:textId="1165977F" w:rsidR="00354541" w:rsidDel="008D2C13" w:rsidRDefault="71280536">
      <w:pPr>
        <w:pStyle w:val="Heading2"/>
        <w:rPr>
          <w:ins w:id="783" w:author="Guest User" w:date="2018-02-06T10:36:00Z"/>
          <w:del w:id="784" w:author="clifford beta" w:date="2018-02-06T13:52:00Z"/>
        </w:rPr>
        <w:pPrChange w:id="785" w:author="clifford beta" w:date="2018-02-06T13:52:00Z">
          <w:pPr/>
        </w:pPrChange>
      </w:pPr>
      <w:ins w:id="786" w:author="Guest User" w:date="2018-02-06T10:36:00Z">
        <w:del w:id="787" w:author="clifford beta" w:date="2018-02-06T13:52:00Z">
          <w:r w:rsidRPr="71280536" w:rsidDel="008D2C13">
            <w:rPr>
              <w:rFonts w:eastAsia="Times New Roman"/>
              <w:rPrChange w:id="788" w:author="Guest User" w:date="2018-02-06T10:36:00Z">
                <w:rPr/>
              </w:rPrChange>
            </w:rPr>
            <w:delText>If beamsteering is desired, the phase delays βx and βy are given by</w:delText>
          </w:r>
        </w:del>
      </w:ins>
    </w:p>
    <w:p w14:paraId="2092D806" w14:textId="7F2FE53F" w:rsidR="00354541" w:rsidDel="008D2C13" w:rsidRDefault="71280536">
      <w:pPr>
        <w:pStyle w:val="Heading2"/>
        <w:rPr>
          <w:ins w:id="789" w:author="Guest User" w:date="2018-02-06T10:36:00Z"/>
          <w:del w:id="790" w:author="clifford beta" w:date="2018-02-06T13:52:00Z"/>
        </w:rPr>
        <w:pPrChange w:id="791" w:author="clifford beta" w:date="2018-02-06T13:52:00Z">
          <w:pPr/>
        </w:pPrChange>
      </w:pPr>
      <w:ins w:id="792" w:author="Guest User" w:date="2018-02-06T10:36:00Z">
        <w:del w:id="793" w:author="clifford beta" w:date="2018-02-06T13:52:00Z">
          <w:r w:rsidRPr="71280536" w:rsidDel="008D2C13">
            <w:rPr>
              <w:rFonts w:eastAsia="Times New Roman"/>
              <w:rPrChange w:id="794" w:author="Guest User" w:date="2018-02-06T10:36:00Z">
                <w:rPr/>
              </w:rPrChange>
            </w:rPr>
            <w:delText xml:space="preserve">                                         βx = -k dx sinθ_o cosen by bn weights. Thus, we might cho</w:delText>
          </w:r>
        </w:del>
      </w:ins>
    </w:p>
    <w:p w14:paraId="3E7190A6" w14:textId="69EE2F94" w:rsidR="00354541" w:rsidRDefault="00354541">
      <w:pPr>
        <w:pStyle w:val="Heading2"/>
        <w:rPr>
          <w:ins w:id="795" w:author="Guest User" w:date="2018-02-06T10:36:00Z"/>
        </w:rPr>
        <w:pPrChange w:id="796" w:author="clifford beta" w:date="2018-02-06T13:52:00Z">
          <w:pPr/>
        </w:pPrChange>
      </w:pPr>
    </w:p>
    <w:p w14:paraId="56D85075" w14:textId="46D8CCCB" w:rsidR="005342FD" w:rsidRDefault="005342FD">
      <w:pPr>
        <w:pStyle w:val="Heading3"/>
        <w:rPr>
          <w:ins w:id="797" w:author="clifford beta" w:date="2018-02-06T13:56:00Z"/>
        </w:rPr>
        <w:pPrChange w:id="798" w:author="clifford beta" w:date="2018-02-06T13:55:00Z">
          <w:pPr>
            <w:autoSpaceDE w:val="0"/>
            <w:autoSpaceDN w:val="0"/>
            <w:adjustRightInd w:val="0"/>
          </w:pPr>
        </w:pPrChange>
      </w:pPr>
      <w:ins w:id="799" w:author="clifford beta" w:date="2018-02-06T13:57:00Z">
        <w:r>
          <w:t>Linear Array</w:t>
        </w:r>
      </w:ins>
    </w:p>
    <w:p w14:paraId="3472CEC4" w14:textId="4393714B" w:rsidR="00EC5A31" w:rsidRPr="00CC25EF" w:rsidRDefault="00EC5A31">
      <w:pPr>
        <w:pStyle w:val="Heading4"/>
        <w:rPr>
          <w:ins w:id="800" w:author="clifford beta" w:date="2018-02-06T13:55:00Z"/>
        </w:rPr>
        <w:pPrChange w:id="801" w:author="clifford beta" w:date="2018-02-06T13:57:00Z">
          <w:pPr>
            <w:autoSpaceDE w:val="0"/>
            <w:autoSpaceDN w:val="0"/>
            <w:adjustRightInd w:val="0"/>
          </w:pPr>
        </w:pPrChange>
      </w:pPr>
      <w:ins w:id="802" w:author="clifford beta" w:date="2018-02-06T13:55:00Z">
        <w:r w:rsidRPr="00CC25EF">
          <w:t>Two-Element Array</w:t>
        </w:r>
      </w:ins>
    </w:p>
    <w:p w14:paraId="33731197" w14:textId="77777777" w:rsidR="00EC5A31" w:rsidRDefault="00EC5A31" w:rsidP="00EC5A31">
      <w:pPr>
        <w:autoSpaceDE w:val="0"/>
        <w:autoSpaceDN w:val="0"/>
        <w:adjustRightInd w:val="0"/>
        <w:rPr>
          <w:ins w:id="803" w:author="clifford beta" w:date="2018-02-06T13:55:00Z"/>
          <w:rFonts w:eastAsia="LiberationSerif"/>
          <w:color w:val="000000"/>
        </w:rPr>
      </w:pPr>
      <w:ins w:id="804" w:author="clifford beta" w:date="2018-02-06T13:55:00Z">
        <w:r w:rsidRPr="00CC25EF">
          <w:rPr>
            <w:rFonts w:eastAsia="LiberationSerif"/>
            <w:color w:val="000000"/>
          </w:rPr>
          <w:t>The most fundamental and simplest array to analyze is the two-element array. The two</w:t>
        </w:r>
        <w:r>
          <w:rPr>
            <w:rFonts w:eastAsia="LiberationSerif"/>
            <w:color w:val="000000"/>
          </w:rPr>
          <w:t xml:space="preserve">-element </w:t>
        </w:r>
        <w:r w:rsidRPr="00CC25EF">
          <w:rPr>
            <w:rFonts w:eastAsia="LiberationSerif"/>
            <w:color w:val="000000"/>
          </w:rPr>
          <w:t>array demonstrates the same general behavior as m</w:t>
        </w:r>
        <w:r>
          <w:rPr>
            <w:rFonts w:eastAsia="LiberationSerif"/>
            <w:color w:val="000000"/>
          </w:rPr>
          <w:t xml:space="preserve">uch larger arrays and is a good starting point </w:t>
        </w:r>
        <w:r w:rsidRPr="00CC25EF">
          <w:rPr>
            <w:rFonts w:eastAsia="LiberationSerif"/>
            <w:color w:val="000000"/>
          </w:rPr>
          <w:t>in order to understand the phase rela</w:t>
        </w:r>
        <w:r>
          <w:rPr>
            <w:rFonts w:eastAsia="LiberationSerif"/>
            <w:color w:val="000000"/>
          </w:rPr>
          <w:t xml:space="preserve">tionship between adjacent array </w:t>
        </w:r>
        <w:r w:rsidRPr="00CC25EF">
          <w:rPr>
            <w:rFonts w:eastAsia="LiberationSerif"/>
            <w:color w:val="000000"/>
          </w:rPr>
          <w:t xml:space="preserve">elements. </w:t>
        </w:r>
        <w:r w:rsidRPr="001C0AF2">
          <w:rPr>
            <w:rFonts w:eastAsia="LiberationSerif"/>
            <w:color w:val="000000" w:themeColor="text1"/>
          </w:rPr>
          <w:t>The figure below</w:t>
        </w:r>
        <w:r>
          <w:rPr>
            <w:rFonts w:eastAsia="LiberationSerif"/>
            <w:color w:val="000000"/>
          </w:rPr>
          <w:t xml:space="preserve"> </w:t>
        </w:r>
        <w:r w:rsidRPr="00CC25EF">
          <w:rPr>
            <w:rFonts w:eastAsia="LiberationSerif"/>
            <w:color w:val="000000"/>
          </w:rPr>
          <w:t>shows two vertically polarized infinite</w:t>
        </w:r>
        <w:r>
          <w:rPr>
            <w:rFonts w:eastAsia="LiberationSerif"/>
            <w:color w:val="000000"/>
          </w:rPr>
          <w:t xml:space="preserve">simal dipoles aligned along the </w:t>
        </w:r>
        <w:r w:rsidRPr="00CC25EF">
          <w:rPr>
            <w:rFonts w:eastAsia="LiberationSerif-Italic"/>
            <w:i/>
            <w:iCs/>
            <w:color w:val="000000"/>
          </w:rPr>
          <w:t xml:space="preserve">y </w:t>
        </w:r>
        <w:r w:rsidRPr="00CC25EF">
          <w:rPr>
            <w:rFonts w:eastAsia="LiberationSerif"/>
            <w:color w:val="000000"/>
          </w:rPr>
          <w:t xml:space="preserve">axis and separated by a distance </w:t>
        </w:r>
        <w:r w:rsidRPr="00CC25EF">
          <w:rPr>
            <w:rFonts w:eastAsia="LiberationSerif-Italic"/>
            <w:i/>
            <w:iCs/>
            <w:color w:val="000000"/>
          </w:rPr>
          <w:t>d</w:t>
        </w:r>
        <w:r w:rsidRPr="00CC25EF">
          <w:rPr>
            <w:rFonts w:eastAsia="LiberationSerif"/>
            <w:color w:val="000000"/>
          </w:rPr>
          <w:t xml:space="preserve">. The field point is located at a distance </w:t>
        </w:r>
        <w:r w:rsidRPr="00CC25EF">
          <w:rPr>
            <w:rFonts w:eastAsia="LiberationSerif-Italic"/>
            <w:i/>
            <w:iCs/>
            <w:color w:val="000000"/>
          </w:rPr>
          <w:t xml:space="preserve">r </w:t>
        </w:r>
        <w:r>
          <w:rPr>
            <w:rFonts w:eastAsia="LiberationSerif"/>
            <w:color w:val="000000"/>
          </w:rPr>
          <w:t xml:space="preserve">from the </w:t>
        </w:r>
        <w:r w:rsidRPr="00CC25EF">
          <w:rPr>
            <w:rFonts w:eastAsia="LiberationSerif"/>
            <w:color w:val="000000"/>
          </w:rPr>
          <w:t xml:space="preserve">origin such that </w:t>
        </w:r>
        <w:r w:rsidRPr="00CC25EF">
          <w:rPr>
            <w:rFonts w:eastAsia="LiberationSerif-Italic"/>
            <w:i/>
            <w:iCs/>
            <w:color w:val="000000"/>
          </w:rPr>
          <w:t xml:space="preserve">r </w:t>
        </w:r>
        <w:r w:rsidRPr="00CC25EF">
          <w:rPr>
            <w:rFonts w:eastAsia="LiberationSerif"/>
            <w:color w:val="000000"/>
          </w:rPr>
          <w:t xml:space="preserve">&gt;&gt; </w:t>
        </w:r>
        <w:r w:rsidRPr="00CC25EF">
          <w:rPr>
            <w:rFonts w:eastAsia="LiberationSerif-Italic"/>
            <w:i/>
            <w:iCs/>
            <w:color w:val="000000"/>
          </w:rPr>
          <w:t>d</w:t>
        </w:r>
        <w:r w:rsidRPr="00CC25EF">
          <w:rPr>
            <w:rFonts w:eastAsia="LiberationSerif"/>
            <w:color w:val="000000"/>
          </w:rPr>
          <w:t>. We can therefore assume that t</w:t>
        </w:r>
        <w:r>
          <w:rPr>
            <w:rFonts w:eastAsia="LiberationSerif"/>
            <w:color w:val="000000"/>
          </w:rPr>
          <w:t xml:space="preserve">he distance </w:t>
        </w:r>
        <w:proofErr w:type="gramStart"/>
        <w:r>
          <w:rPr>
            <w:rFonts w:eastAsia="LiberationSerif"/>
            <w:color w:val="000000"/>
          </w:rPr>
          <w:t>vectors ,</w:t>
        </w:r>
        <w:proofErr w:type="gramEnd"/>
        <w:r>
          <w:rPr>
            <w:rFonts w:eastAsia="LiberationSerif"/>
            <w:color w:val="000000"/>
          </w:rPr>
          <w:t xml:space="preserve"> , and are </w:t>
        </w:r>
        <w:r w:rsidRPr="00CC25EF">
          <w:rPr>
            <w:rFonts w:eastAsia="LiberationSerif"/>
            <w:color w:val="000000"/>
          </w:rPr>
          <w:t>all approximately parallel to each other.</w:t>
        </w:r>
      </w:ins>
    </w:p>
    <w:p w14:paraId="6076A645" w14:textId="77777777" w:rsidR="00EC5A31" w:rsidRDefault="00EC5A31" w:rsidP="00EC5A31">
      <w:pPr>
        <w:autoSpaceDE w:val="0"/>
        <w:autoSpaceDN w:val="0"/>
        <w:adjustRightInd w:val="0"/>
        <w:rPr>
          <w:ins w:id="805" w:author="clifford beta" w:date="2018-02-06T13:55:00Z"/>
          <w:rFonts w:eastAsia="LiberationSerif"/>
          <w:color w:val="000000"/>
        </w:rPr>
      </w:pPr>
      <w:ins w:id="806" w:author="clifford beta" w:date="2018-02-06T13:55:00Z">
        <w:r>
          <w:rPr>
            <w:noProof/>
          </w:rPr>
          <w:drawing>
            <wp:inline distT="0" distB="0" distL="0" distR="0" wp14:anchorId="1B00990B" wp14:editId="00FC0D6C">
              <wp:extent cx="413385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850" cy="1571625"/>
                      </a:xfrm>
                      <a:prstGeom prst="rect">
                        <a:avLst/>
                      </a:prstGeom>
                    </pic:spPr>
                  </pic:pic>
                </a:graphicData>
              </a:graphic>
            </wp:inline>
          </w:drawing>
        </w:r>
      </w:ins>
    </w:p>
    <w:p w14:paraId="42D58BCB" w14:textId="77777777" w:rsidR="00EC5A31" w:rsidRDefault="00EC5A31" w:rsidP="00EC5A31">
      <w:pPr>
        <w:autoSpaceDE w:val="0"/>
        <w:autoSpaceDN w:val="0"/>
        <w:adjustRightInd w:val="0"/>
        <w:rPr>
          <w:ins w:id="807" w:author="clifford beta" w:date="2018-02-06T13:55:00Z"/>
          <w:rFonts w:eastAsia="LiberationSerif"/>
          <w:color w:val="000000"/>
        </w:rPr>
      </w:pPr>
      <w:ins w:id="808" w:author="clifford beta" w:date="2018-02-06T13:55:00Z">
        <w:r>
          <w:rPr>
            <w:rFonts w:eastAsia="LiberationSerif"/>
            <w:color w:val="000000"/>
          </w:rPr>
          <w:t xml:space="preserve">Where </w:t>
        </w:r>
      </w:ins>
    </w:p>
    <w:p w14:paraId="1560C5B6" w14:textId="77777777" w:rsidR="00EC5A31" w:rsidRPr="003F6473" w:rsidRDefault="00EC5A31" w:rsidP="00EC5A31">
      <w:pPr>
        <w:autoSpaceDE w:val="0"/>
        <w:autoSpaceDN w:val="0"/>
        <w:adjustRightInd w:val="0"/>
        <w:rPr>
          <w:rFonts w:eastAsia="LiberationSerif"/>
          <w:i/>
          <w:color w:val="000000" w:themeColor="text1"/>
          <w:sz w:val="28"/>
          <w:szCs w:val="28"/>
          <w:rPrChange w:id="809" w:author="Kerry Anne" w:date="2018-02-06T15:15:00Z">
            <w:rPr>
              <w:rFonts w:eastAsia="LiberationSerif"/>
              <w:i/>
              <w:color w:val="000000"/>
              <w:sz w:val="28"/>
            </w:rPr>
          </w:rPrChange>
        </w:rPr>
      </w:pPr>
      <w:ins w:id="810" w:author="clifford beta" w:date="2018-02-06T13:55:00Z">
        <w:r>
          <w:rPr>
            <w:rFonts w:eastAsia="LiberationSerif"/>
            <w:color w:val="000000"/>
          </w:rPr>
          <w:t xml:space="preserve">                 </w:t>
        </w:r>
        <w:r w:rsidRPr="006808C4">
          <w:rPr>
            <w:rFonts w:eastAsia="LiberationSerif"/>
            <w:i/>
            <w:color w:val="000000"/>
            <w:sz w:val="32"/>
            <w:szCs w:val="32"/>
          </w:rPr>
          <w:t>r</w:t>
        </w:r>
        <w:r w:rsidRPr="00927846">
          <w:rPr>
            <w:rFonts w:eastAsia="LiberationSerif"/>
            <w:i/>
            <w:color w:val="000000"/>
            <w:sz w:val="28"/>
            <w:szCs w:val="28"/>
            <w:vertAlign w:val="subscript"/>
          </w:rPr>
          <w:t>1</w:t>
        </w:r>
        <w:r w:rsidRPr="00765A9C">
          <w:rPr>
            <w:rFonts w:eastAsia="LiberationSerif"/>
            <w:i/>
            <w:color w:val="000000"/>
            <w:sz w:val="28"/>
            <w:szCs w:val="28"/>
          </w:rPr>
          <w:t xml:space="preserve"> = r +</w:t>
        </w:r>
        <m:oMath>
          <m:r>
            <w:rPr>
              <w:rFonts w:ascii="Cambria Math" w:eastAsia="LiberationSerif" w:hAnsi="Cambria Math"/>
              <w:color w:val="000000"/>
              <w:sz w:val="28"/>
            </w:rPr>
            <m:t xml:space="preserve"> </m:t>
          </m:r>
          <m:f>
            <m:fPr>
              <m:ctrlPr>
                <w:rPr>
                  <w:rFonts w:ascii="Cambria Math" w:eastAsia="LiberationSerif" w:hAnsi="Cambria Math"/>
                  <w:i/>
                  <w:color w:val="000000"/>
                  <w:sz w:val="28"/>
                </w:rPr>
              </m:ctrlPr>
            </m:fPr>
            <m:num>
              <m:r>
                <w:rPr>
                  <w:rFonts w:ascii="Cambria Math" w:eastAsia="LiberationSerif" w:hAnsi="Cambria Math"/>
                  <w:color w:val="000000"/>
                  <w:sz w:val="28"/>
                </w:rPr>
                <m:t xml:space="preserve"> 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3C8D9E3A" w14:textId="77777777" w:rsidR="00EC5A31" w:rsidRDefault="00EC5A31" w:rsidP="00EC5A31">
      <w:pPr>
        <w:autoSpaceDE w:val="0"/>
        <w:autoSpaceDN w:val="0"/>
        <w:adjustRightInd w:val="0"/>
        <w:rPr>
          <w:rFonts w:eastAsia="LiberationSerif"/>
          <w:i/>
          <w:color w:val="000000" w:themeColor="text1"/>
          <w:sz w:val="28"/>
          <w:szCs w:val="28"/>
          <w:rPrChange w:id="811" w:author="Kerry Anne" w:date="2018-02-06T15:15:00Z">
            <w:rPr>
              <w:rFonts w:eastAsia="LiberationSerif"/>
              <w:i/>
              <w:color w:val="000000"/>
              <w:sz w:val="28"/>
            </w:rPr>
          </w:rPrChange>
        </w:rPr>
      </w:pPr>
      <w:ins w:id="812" w:author="clifford beta" w:date="2018-02-06T13:55:00Z">
        <w:r w:rsidRPr="006808C4">
          <w:rPr>
            <w:rFonts w:eastAsia="LiberationSerif"/>
            <w:i/>
            <w:color w:val="000000"/>
            <w:sz w:val="28"/>
            <w:szCs w:val="28"/>
          </w:rPr>
          <w:t xml:space="preserve">           </w:t>
        </w:r>
        <w:r w:rsidRPr="00927846">
          <w:rPr>
            <w:rFonts w:eastAsia="LiberationSerif"/>
            <w:i/>
            <w:color w:val="000000"/>
            <w:sz w:val="28"/>
            <w:szCs w:val="28"/>
          </w:rPr>
          <w:t xml:space="preserve">   </w:t>
        </w:r>
        <w:r w:rsidRPr="00765A9C">
          <w:rPr>
            <w:rFonts w:eastAsia="LiberationSerif"/>
            <w:i/>
            <w:color w:val="000000"/>
            <w:sz w:val="32"/>
            <w:szCs w:val="32"/>
          </w:rPr>
          <w:t>r</w:t>
        </w:r>
        <w:r w:rsidRPr="00416AE5">
          <w:rPr>
            <w:rFonts w:eastAsia="LiberationSerif"/>
            <w:i/>
            <w:color w:val="000000"/>
            <w:sz w:val="28"/>
            <w:szCs w:val="28"/>
            <w:vertAlign w:val="subscript"/>
          </w:rPr>
          <w:t>2</w:t>
        </w:r>
        <w:r w:rsidRPr="00A54F5E">
          <w:rPr>
            <w:rFonts w:eastAsia="LiberationSerif"/>
            <w:i/>
            <w:color w:val="000000"/>
            <w:sz w:val="28"/>
            <w:szCs w:val="28"/>
          </w:rPr>
          <w:t xml:space="preserve"> = r - </w:t>
        </w:r>
        <m:oMath>
          <m:f>
            <m:fPr>
              <m:ctrlPr>
                <w:rPr>
                  <w:rFonts w:ascii="Cambria Math" w:eastAsia="LiberationSerif" w:hAnsi="Cambria Math"/>
                  <w:i/>
                  <w:color w:val="000000"/>
                  <w:sz w:val="28"/>
                </w:rPr>
              </m:ctrlPr>
            </m:fPr>
            <m:num>
              <m:r>
                <w:rPr>
                  <w:rFonts w:ascii="Cambria Math" w:eastAsia="LiberationSerif" w:hAnsi="Cambria Math"/>
                  <w:color w:val="000000"/>
                  <w:sz w:val="28"/>
                </w:rPr>
                <m:t>d</m:t>
              </m:r>
            </m:num>
            <m:den>
              <m:r>
                <w:rPr>
                  <w:rFonts w:ascii="Cambria Math" w:eastAsia="LiberationSerif" w:hAnsi="Cambria Math"/>
                  <w:color w:val="000000"/>
                  <w:sz w:val="28"/>
                </w:rPr>
                <m:t>2</m:t>
              </m:r>
            </m:den>
          </m:f>
          <m:func>
            <m:funcPr>
              <m:ctrlPr>
                <w:rPr>
                  <w:rFonts w:ascii="Cambria Math" w:eastAsia="LiberationSerif" w:hAnsi="Cambria Math"/>
                  <w:i/>
                  <w:color w:val="000000"/>
                  <w:sz w:val="28"/>
                </w:rPr>
              </m:ctrlPr>
            </m:funcPr>
            <m:fName>
              <m:r>
                <m:rPr>
                  <m:sty m:val="p"/>
                </m:rPr>
                <w:rPr>
                  <w:rFonts w:ascii="Cambria Math" w:eastAsia="LiberationSerif" w:hAnsi="Cambria Math"/>
                  <w:color w:val="000000"/>
                  <w:sz w:val="28"/>
                </w:rPr>
                <m:t>sin</m:t>
              </m:r>
            </m:fName>
            <m:e>
              <m:r>
                <w:rPr>
                  <w:rFonts w:ascii="Cambria Math" w:eastAsia="LiberationSerif-Italic" w:hAnsi="Cambria Math"/>
                  <w:color w:val="000000"/>
                  <w:sz w:val="28"/>
                </w:rPr>
                <m:t>θ</m:t>
              </m:r>
            </m:e>
          </m:func>
        </m:oMath>
      </w:ins>
    </w:p>
    <w:p w14:paraId="1FFBD902" w14:textId="77777777" w:rsidR="00EC5A31" w:rsidRDefault="00EC5A31" w:rsidP="00EC5A31">
      <w:pPr>
        <w:autoSpaceDE w:val="0"/>
        <w:autoSpaceDN w:val="0"/>
        <w:adjustRightInd w:val="0"/>
        <w:rPr>
          <w:ins w:id="813" w:author="clifford beta" w:date="2018-02-06T13:55:00Z"/>
          <w:rFonts w:eastAsia="LiberationSerif"/>
          <w:color w:val="000000"/>
        </w:rPr>
      </w:pPr>
      <w:ins w:id="814" w:author="clifford beta" w:date="2018-02-06T13:55:00Z">
        <w:r>
          <w:rPr>
            <w:rFonts w:eastAsia="LiberationSerif"/>
            <w:color w:val="000000"/>
          </w:rPr>
          <w:lastRenderedPageBreak/>
          <w:t>Assuming</w:t>
        </w:r>
        <w:r w:rsidRPr="000A63C8">
          <w:rPr>
            <w:rFonts w:eastAsia="LiberationSerif"/>
            <w:color w:val="000000"/>
          </w:rPr>
          <w:t xml:space="preserve"> that the electrical phase of element 1 is –</w:t>
        </w:r>
        <w:r w:rsidRPr="000A63C8">
          <w:rPr>
            <w:rFonts w:eastAsia="LiberationSerif-Italic"/>
            <w:i/>
            <w:iCs/>
            <w:color w:val="000000"/>
          </w:rPr>
          <w:t>δ</w:t>
        </w:r>
        <w:r>
          <w:rPr>
            <w:rFonts w:eastAsia="LiberationSerif"/>
            <w:color w:val="000000"/>
          </w:rPr>
          <w:t xml:space="preserve">/2 such that the </w:t>
        </w:r>
        <w:proofErr w:type="spellStart"/>
        <w:r w:rsidRPr="000A63C8">
          <w:rPr>
            <w:rFonts w:eastAsia="LiberationSerif"/>
            <w:color w:val="000000"/>
          </w:rPr>
          <w:t>phasor</w:t>
        </w:r>
        <w:proofErr w:type="spellEnd"/>
        <w:r w:rsidRPr="000A63C8">
          <w:rPr>
            <w:rFonts w:eastAsia="LiberationSerif"/>
            <w:color w:val="000000"/>
          </w:rPr>
          <w:t xml:space="preserve"> current in element 1 is </w:t>
        </w:r>
        <w:r w:rsidRPr="006808C4">
          <w:rPr>
            <w:rFonts w:eastAsia="LiberationSerif"/>
            <w:i/>
            <w:color w:val="000000"/>
          </w:rPr>
          <w:t>I</w:t>
        </w:r>
        <w:r w:rsidRPr="00927846">
          <w:rPr>
            <w:rFonts w:eastAsia="LiberationSerif"/>
            <w:i/>
            <w:color w:val="000000"/>
            <w:vertAlign w:val="subscript"/>
          </w:rPr>
          <w:t xml:space="preserve">0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927846">
          <w:rPr>
            <w:rFonts w:eastAsia="LiberationSerif"/>
            <w:i/>
            <w:color w:val="000000"/>
            <w:vertAlign w:val="superscript"/>
          </w:rPr>
          <w:t xml:space="preserve"> .</w:t>
        </w:r>
        <w:r w:rsidRPr="000A63C8">
          <w:rPr>
            <w:rFonts w:eastAsia="LiberationSerif"/>
            <w:color w:val="000000"/>
          </w:rPr>
          <w:t xml:space="preserve"> The electrical phase of element 2 is + </w:t>
        </w:r>
        <w:r w:rsidRPr="000A63C8">
          <w:rPr>
            <w:rFonts w:eastAsia="LiberationSerif-Italic"/>
            <w:i/>
            <w:iCs/>
            <w:color w:val="000000"/>
          </w:rPr>
          <w:t>δ</w:t>
        </w:r>
        <w:r w:rsidRPr="000A63C8">
          <w:rPr>
            <w:rFonts w:eastAsia="LiberationSerif"/>
            <w:color w:val="000000"/>
          </w:rPr>
          <w:t>/2 such tha</w:t>
        </w:r>
        <w:r>
          <w:rPr>
            <w:rFonts w:eastAsia="LiberationSerif"/>
            <w:color w:val="000000"/>
          </w:rPr>
          <w:t xml:space="preserve">t </w:t>
        </w:r>
        <w:r w:rsidRPr="000A63C8">
          <w:rPr>
            <w:rFonts w:eastAsia="LiberationSerif"/>
            <w:color w:val="000000"/>
          </w:rPr>
          <w:t xml:space="preserve">the </w:t>
        </w:r>
        <w:proofErr w:type="spellStart"/>
        <w:r w:rsidRPr="000A63C8">
          <w:rPr>
            <w:rFonts w:eastAsia="LiberationSerif"/>
            <w:color w:val="000000"/>
          </w:rPr>
          <w:t>phasor</w:t>
        </w:r>
        <w:proofErr w:type="spellEnd"/>
        <w:r w:rsidRPr="000A63C8">
          <w:rPr>
            <w:rFonts w:eastAsia="LiberationSerif"/>
            <w:color w:val="000000"/>
          </w:rPr>
          <w:t xml:space="preserve"> current in element 2 </w:t>
        </w:r>
        <w:proofErr w:type="gramStart"/>
        <w:r w:rsidRPr="000A63C8">
          <w:rPr>
            <w:rFonts w:eastAsia="LiberationSerif"/>
            <w:color w:val="000000"/>
          </w:rPr>
          <w:t xml:space="preserve">is </w:t>
        </w:r>
        <w:r>
          <w:rPr>
            <w:rFonts w:eastAsia="LiberationSerif"/>
            <w:color w:val="000000"/>
          </w:rPr>
          <w:t xml:space="preserve"> </w:t>
        </w:r>
        <w:r w:rsidRPr="006808C4">
          <w:rPr>
            <w:rFonts w:eastAsia="LiberationSerif"/>
            <w:i/>
            <w:color w:val="000000"/>
          </w:rPr>
          <w:t>I</w:t>
        </w:r>
        <w:r w:rsidRPr="00927846">
          <w:rPr>
            <w:rFonts w:eastAsia="LiberationSerif"/>
            <w:i/>
            <w:color w:val="000000"/>
            <w:vertAlign w:val="subscript"/>
          </w:rPr>
          <w:t>0</w:t>
        </w:r>
        <w:proofErr w:type="gramEnd"/>
        <w:r w:rsidRPr="00927846">
          <w:rPr>
            <w:rFonts w:eastAsia="LiberationSerif"/>
            <w:i/>
            <w:color w:val="000000"/>
            <w:vertAlign w:val="subscript"/>
          </w:rPr>
          <w:t xml:space="preserve"> </w:t>
        </w:r>
        <w:r w:rsidRPr="00765A9C">
          <w:rPr>
            <w:rFonts w:eastAsia="LiberationSerif"/>
            <w:i/>
            <w:color w:val="000000"/>
            <w:sz w:val="28"/>
            <w:szCs w:val="28"/>
          </w:rPr>
          <w:t>e</w:t>
        </w:r>
        <w:r w:rsidRPr="00416AE5">
          <w:rPr>
            <w:rFonts w:eastAsia="LiberationSerif"/>
            <w:i/>
            <w:color w:val="000000"/>
            <w:vertAlign w:val="superscript"/>
          </w:rPr>
          <w:t>-</w:t>
        </w:r>
        <m:oMath>
          <m:f>
            <m:fPr>
              <m:ctrlPr>
                <w:rPr>
                  <w:rFonts w:ascii="Cambria Math" w:eastAsia="LiberationSerif" w:hAnsi="Cambria Math"/>
                  <w:i/>
                  <w:color w:val="000000"/>
                  <w:vertAlign w:val="superscript"/>
                </w:rPr>
              </m:ctrlPr>
            </m:fPr>
            <m:num>
              <m:r>
                <w:rPr>
                  <w:rFonts w:ascii="Cambria Math" w:eastAsia="LiberationSerif-Italic" w:hAnsi="Cambria Math" w:cs="LiberationSerif-Italic"/>
                  <w:sz w:val="29"/>
                  <w:szCs w:val="29"/>
                </w:rPr>
                <m:t>j</m:t>
              </m:r>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oMath>
        <w:r w:rsidRPr="006808C4">
          <w:rPr>
            <w:rFonts w:eastAsia="LiberationSerif"/>
            <w:i/>
            <w:color w:val="000000"/>
            <w:vertAlign w:val="superscript"/>
          </w:rPr>
          <w:t>.</w:t>
        </w:r>
        <w:r w:rsidRPr="000A63C8">
          <w:rPr>
            <w:rFonts w:eastAsia="LiberationSerif"/>
            <w:color w:val="000000"/>
          </w:rPr>
          <w:t>. We can now fin</w:t>
        </w:r>
        <w:r>
          <w:rPr>
            <w:rFonts w:eastAsia="LiberationSerif"/>
            <w:color w:val="000000"/>
          </w:rPr>
          <w:t xml:space="preserve">d the distant electric field by </w:t>
        </w:r>
        <w:r w:rsidRPr="000A63C8">
          <w:rPr>
            <w:rFonts w:eastAsia="LiberationSerif"/>
            <w:color w:val="000000"/>
          </w:rPr>
          <w:t xml:space="preserve">using superposition as applied to these two dipole elements. </w:t>
        </w:r>
        <w:r>
          <w:rPr>
            <w:rFonts w:eastAsia="LiberationSerif"/>
            <w:color w:val="000000"/>
          </w:rPr>
          <w:t>A</w:t>
        </w:r>
        <w:r w:rsidRPr="000A63C8">
          <w:rPr>
            <w:rFonts w:eastAsia="LiberationSerif"/>
            <w:color w:val="000000"/>
          </w:rPr>
          <w:t xml:space="preserve">ssuming that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r</w:t>
        </w:r>
        <w:r w:rsidRPr="002A0952">
          <w:rPr>
            <w:rFonts w:eastAsia="LiberationSerif"/>
            <w:color w:val="000000"/>
            <w:vertAlign w:val="subscript"/>
          </w:rPr>
          <w:t>1</w:t>
        </w:r>
        <w:r w:rsidRPr="000A63C8">
          <w:rPr>
            <w:rFonts w:eastAsia="LiberationSerif"/>
            <w:color w:val="000000"/>
          </w:rPr>
          <w:t xml:space="preserve"> ≈ </w:t>
        </w:r>
        <w:r w:rsidRPr="000A63C8">
          <w:rPr>
            <w:rFonts w:eastAsia="LiberationSerif-Italic"/>
            <w:i/>
            <w:iCs/>
            <w:color w:val="000000"/>
          </w:rPr>
          <w:t xml:space="preserve">r </w:t>
        </w:r>
        <w:r w:rsidRPr="000A63C8">
          <w:rPr>
            <w:rFonts w:eastAsia="LiberationSerif"/>
            <w:color w:val="000000"/>
          </w:rPr>
          <w:t>in the denominator, we can now find th</w:t>
        </w:r>
        <w:r>
          <w:rPr>
            <w:rFonts w:eastAsia="LiberationSerif"/>
            <w:color w:val="000000"/>
          </w:rPr>
          <w:t xml:space="preserve">e total </w:t>
        </w:r>
        <w:r w:rsidRPr="000A63C8">
          <w:rPr>
            <w:rFonts w:eastAsia="LiberationSerif"/>
            <w:color w:val="000000"/>
          </w:rPr>
          <w:t>electric field.</w:t>
        </w:r>
      </w:ins>
    </w:p>
    <w:p w14:paraId="1BC0F593" w14:textId="77777777" w:rsidR="00EC5A31" w:rsidRPr="006808C4" w:rsidRDefault="00EC5A31" w:rsidP="00EC5A31">
      <w:pPr>
        <w:autoSpaceDE w:val="0"/>
        <w:autoSpaceDN w:val="0"/>
        <w:adjustRightInd w:val="0"/>
        <w:rPr>
          <w:ins w:id="815" w:author="clifford beta" w:date="2018-02-06T13:55:00Z"/>
          <w:rFonts w:eastAsia="LiberationSerif-Italic"/>
          <w:i/>
          <w:color w:val="000000"/>
        </w:rPr>
      </w:pPr>
      <w:ins w:id="816"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oMath>
        <w:r>
          <w:rPr>
            <w:rFonts w:eastAsia="LiberationSerif-Italic"/>
            <w:i/>
            <w:iCs/>
            <w:color w:val="000000"/>
          </w:rPr>
          <w:t xml:space="preserve"> +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f>
                    <m:fPr>
                      <m:ctrlPr>
                        <w:rPr>
                          <w:rFonts w:ascii="Cambria Math" w:eastAsia="LiberationSerif" w:hAnsi="Cambria Math"/>
                          <w:i/>
                          <w:color w:val="000000"/>
                          <w:vertAlign w:val="superscript"/>
                        </w:rPr>
                      </m:ctrlPr>
                    </m:fPr>
                    <m:num>
                      <m:r>
                        <w:rPr>
                          <w:rFonts w:ascii="Cambria Math" w:eastAsia="LiberationSerif-Italic" w:hAnsi="Cambria Math" w:cs="LiberationSerif-Italic" w:hint="eastAsia"/>
                          <w:sz w:val="29"/>
                          <w:szCs w:val="29"/>
                        </w:rPr>
                        <m:t>δ</m:t>
                      </m:r>
                    </m:num>
                    <m:den>
                      <m:r>
                        <w:rPr>
                          <w:rFonts w:ascii="Cambria Math" w:eastAsia="LiberationSerif" w:hAnsi="Cambria Math"/>
                          <w:color w:val="000000"/>
                          <w:vertAlign w:val="superscript"/>
                        </w:rPr>
                        <m:t>2</m:t>
                      </m:r>
                    </m:den>
                  </m:f>
                  <m:r>
                    <w:rPr>
                      <w:rFonts w:ascii="Cambria Math" w:eastAsia="LiberationSerif" w:hAnsi="Cambria Math"/>
                      <w:color w:val="000000"/>
                      <w:vertAlign w:val="superscript"/>
                    </w:rPr>
                    <m:t xml:space="preserve"> </m:t>
                  </m:r>
                </m:sup>
              </m:sSup>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2</m:t>
                  </m:r>
                </m:sub>
              </m:sSub>
            </m:sup>
          </m:sSup>
        </m:oMath>
      </w:ins>
    </w:p>
    <w:p w14:paraId="5499C5B1" w14:textId="77777777" w:rsidR="00EC5A31" w:rsidRPr="006808C4" w:rsidRDefault="00EC5A31" w:rsidP="00EC5A31">
      <w:pPr>
        <w:autoSpaceDE w:val="0"/>
        <w:autoSpaceDN w:val="0"/>
        <w:adjustRightInd w:val="0"/>
        <w:rPr>
          <w:ins w:id="817" w:author="clifford beta" w:date="2018-02-06T13:55:00Z"/>
          <w:rFonts w:eastAsia="LiberationSerif-Italic"/>
          <w:i/>
          <w:color w:val="000000"/>
        </w:rPr>
      </w:pPr>
      <w:ins w:id="818" w:author="clifford beta" w:date="2018-02-06T13:55:00Z">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r>
                <w:rPr>
                  <w:rFonts w:ascii="Cambria Math" w:eastAsia="LiberationSerif-Italic" w:hAnsi="Cambria Math"/>
                  <w:color w:val="000000"/>
                </w:rPr>
                <m:t>Lsin</m:t>
              </m:r>
              <m:r>
                <w:rPr>
                  <w:rFonts w:ascii="Cambria Math" w:eastAsia="LiberationSerif-Italic" w:hAnsi="Cambria Math"/>
                  <w:color w:val="000000"/>
                  <w:vertAlign w:val="subscript"/>
                </w:rPr>
                <m:t>θ</m:t>
              </m:r>
            </m:num>
            <m:den>
              <m:r>
                <w:rPr>
                  <w:rFonts w:ascii="Cambria Math" w:eastAsia="LiberationSerif-Italic" w:hAnsi="Cambria Math"/>
                  <w:color w:val="000000"/>
                </w:rPr>
                <m:t>4πr</m:t>
              </m:r>
            </m:den>
          </m:f>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-jk</m:t>
              </m:r>
              <m:sSub>
                <m:sSubPr>
                  <m:ctrlPr>
                    <w:rPr>
                      <w:rFonts w:ascii="Cambria Math" w:eastAsia="LiberationSerif-Italic" w:hAnsi="Cambria Math"/>
                      <w:i/>
                      <w:iCs/>
                      <w:color w:val="000000"/>
                    </w:rPr>
                  </m:ctrlPr>
                </m:sSubPr>
                <m:e>
                  <m:r>
                    <w:rPr>
                      <w:rFonts w:ascii="Cambria Math" w:eastAsia="LiberationSerif-Italic" w:hAnsi="Cambria Math"/>
                      <w:color w:val="000000"/>
                    </w:rPr>
                    <m:t>r</m:t>
                  </m:r>
                </m:e>
                <m:sub>
                  <m:r>
                    <w:rPr>
                      <w:rFonts w:ascii="Cambria Math" w:eastAsia="LiberationSerif-Italic" w:hAnsi="Cambria Math"/>
                      <w:color w:val="000000"/>
                    </w:rPr>
                    <m:t>1</m:t>
                  </m:r>
                </m:sub>
              </m:sSub>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m:t>
          </m:r>
          <m:sSup>
            <m:sSupPr>
              <m:ctrlPr>
                <w:rPr>
                  <w:rFonts w:ascii="Cambria Math" w:eastAsia="LiberationSerif-Italic" w:hAnsi="Cambria Math"/>
                  <w:i/>
                  <w:iCs/>
                  <w:color w:val="000000"/>
                </w:rPr>
              </m:ctrlPr>
            </m:sSupPr>
            <m:e>
              <m:r>
                <w:rPr>
                  <w:rFonts w:ascii="Cambria Math" w:eastAsia="LiberationSerif-Italic" w:hAnsi="Cambria Math"/>
                  <w:color w:val="000000"/>
                </w:rPr>
                <m:t>e</m:t>
              </m:r>
            </m:e>
            <m:sup>
              <m:r>
                <w:rPr>
                  <w:rFonts w:ascii="Cambria Math" w:eastAsia="LiberationSerif-Italic" w:hAnsi="Cambria Math"/>
                  <w:color w:val="000000"/>
                </w:rPr>
                <m:t>j</m:t>
              </m:r>
              <m:d>
                <m:dPr>
                  <m:ctrlPr>
                    <w:rPr>
                      <w:rFonts w:ascii="Cambria Math" w:eastAsia="LiberationSerif-Italic" w:hAnsi="Cambria Math"/>
                      <w:i/>
                      <w:iCs/>
                      <w:color w:val="000000"/>
                    </w:rPr>
                  </m:ctrlPr>
                </m:dPr>
                <m:e>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olor w:val="000000"/>
                          <w:vertAlign w:val="subscript"/>
                        </w:rPr>
                        <m:t xml:space="preserve"> </m:t>
                      </m:r>
                    </m:num>
                    <m:den>
                      <m:r>
                        <w:rPr>
                          <w:rFonts w:ascii="Cambria Math" w:eastAsia="LiberationSerif-Italic" w:hAnsi="Cambria Math"/>
                          <w:color w:val="000000"/>
                        </w:rPr>
                        <m:t>2</m:t>
                      </m:r>
                    </m:den>
                  </m:f>
                </m:e>
              </m:d>
            </m:sup>
          </m:sSup>
          <m:r>
            <w:rPr>
              <w:rFonts w:ascii="Cambria Math" w:eastAsia="LiberationSerif-Italic" w:hAnsi="Cambria Math"/>
              <w:color w:val="000000"/>
            </w:rPr>
            <m:t xml:space="preserve"> ]</m:t>
          </m:r>
        </m:oMath>
      </w:ins>
    </w:p>
    <w:p w14:paraId="2A420778" w14:textId="77777777" w:rsidR="00EC5A31" w:rsidRPr="006808C4" w:rsidRDefault="00EC5A31" w:rsidP="00EC5A31">
      <w:pPr>
        <w:autoSpaceDE w:val="0"/>
        <w:autoSpaceDN w:val="0"/>
        <w:adjustRightInd w:val="0"/>
        <w:rPr>
          <w:rFonts w:eastAsia="LiberationSerif-Italic"/>
          <w:i/>
        </w:rPr>
      </w:pPr>
      <w:ins w:id="819" w:author="clifford beta" w:date="2018-02-06T13:55:00Z">
        <w:r>
          <w:rPr>
            <w:rFonts w:eastAsia="LiberationSerif-Italic"/>
            <w:i/>
            <w:iCs/>
            <w:color w:val="000000"/>
          </w:rPr>
          <w:t>W</w:t>
        </w:r>
        <w:r w:rsidRPr="00A42233">
          <w:rPr>
            <w:rFonts w:eastAsia="LiberationSerif-Italic"/>
            <w:i/>
            <w:iCs/>
            <w:color w:val="000000"/>
          </w:rPr>
          <w:t xml:space="preserve">here </w:t>
        </w:r>
        <m:oMath>
          <m:r>
            <w:rPr>
              <w:rFonts w:ascii="Cambria Math" w:eastAsia="LiberationSerif-Italic" w:hAnsi="Cambria Math"/>
            </w:rPr>
            <m:t>δ=electrical phase difference between the two adjacent elements</m:t>
          </m:r>
        </m:oMath>
      </w:ins>
    </w:p>
    <w:p w14:paraId="42255D36" w14:textId="77777777" w:rsidR="00EC5A31" w:rsidRPr="00765A9C" w:rsidRDefault="00EC5A31" w:rsidP="00EC5A31">
      <w:pPr>
        <w:autoSpaceDE w:val="0"/>
        <w:autoSpaceDN w:val="0"/>
        <w:adjustRightInd w:val="0"/>
        <w:rPr>
          <w:rFonts w:eastAsia="LiberationSerif-Italic"/>
          <w:i/>
        </w:rPr>
      </w:pPr>
      <w:ins w:id="820" w:author="clifford beta" w:date="2018-02-06T13:55:00Z">
        <w:r w:rsidRPr="00927846">
          <w:rPr>
            <w:rFonts w:eastAsia="LiberationSerif-Italic"/>
            <w:i/>
          </w:rPr>
          <w:t xml:space="preserve">           L = dipole length</w:t>
        </w:r>
      </w:ins>
    </w:p>
    <w:p w14:paraId="2E75B98F" w14:textId="77777777" w:rsidR="00EC5A31" w:rsidRDefault="00EC5A31" w:rsidP="00EC5A31">
      <w:pPr>
        <w:autoSpaceDE w:val="0"/>
        <w:autoSpaceDN w:val="0"/>
        <w:adjustRightInd w:val="0"/>
        <w:rPr>
          <w:rFonts w:eastAsia="LiberationSerif-Italic"/>
          <w:i/>
          <w:color w:val="000000" w:themeColor="text1"/>
          <w:rPrChange w:id="821" w:author="Kerry Anne" w:date="2018-02-06T15:15:00Z">
            <w:rPr>
              <w:rFonts w:eastAsia="LiberationSerif-Italic"/>
              <w:i/>
              <w:color w:val="000000"/>
            </w:rPr>
          </w:rPrChange>
        </w:rPr>
      </w:pPr>
      <w:ins w:id="822" w:author="clifford beta" w:date="2018-02-06T13:55:00Z">
        <w:r w:rsidRPr="00416AE5">
          <w:rPr>
            <w:rFonts w:eastAsia="LiberationSerif-Italic"/>
            <w:i/>
          </w:rPr>
          <w:t xml:space="preserve">          </w:t>
        </w:r>
        <m:oMath>
          <m:r>
            <w:rPr>
              <w:rFonts w:ascii="Cambria Math" w:eastAsia="LiberationSerif-Italic" w:hAnsi="Cambria Math"/>
              <w:color w:val="000000"/>
              <w:vertAlign w:val="subscript"/>
            </w:rPr>
            <m:t xml:space="preserve">θ = </m:t>
          </m:r>
        </m:oMath>
        <w:proofErr w:type="gramStart"/>
        <w:r w:rsidRPr="006808C4">
          <w:rPr>
            <w:rFonts w:eastAsia="LiberationSerif-Italic"/>
            <w:i/>
            <w:color w:val="000000"/>
          </w:rPr>
          <w:t>angle</w:t>
        </w:r>
        <w:proofErr w:type="gramEnd"/>
        <w:r w:rsidRPr="006808C4">
          <w:rPr>
            <w:rFonts w:eastAsia="LiberationSerif-Italic"/>
            <w:i/>
            <w:color w:val="000000"/>
          </w:rPr>
          <w:t xml:space="preserve"> as measu</w:t>
        </w:r>
        <w:r w:rsidRPr="00927846">
          <w:rPr>
            <w:rFonts w:eastAsia="LiberationSerif-Italic"/>
            <w:i/>
            <w:color w:val="000000"/>
          </w:rPr>
          <w:t>red from the z axis in spherical coordinates</w:t>
        </w:r>
      </w:ins>
    </w:p>
    <w:p w14:paraId="755C6DBA" w14:textId="77777777" w:rsidR="00EC5A31" w:rsidRDefault="00EC5A31" w:rsidP="00EC5A31">
      <w:pPr>
        <w:autoSpaceDE w:val="0"/>
        <w:autoSpaceDN w:val="0"/>
        <w:adjustRightInd w:val="0"/>
        <w:rPr>
          <w:rFonts w:eastAsia="LiberationSerif-Italic"/>
          <w:i/>
          <w:color w:val="000000" w:themeColor="text1"/>
          <w:rPrChange w:id="823" w:author="Kerry Anne" w:date="2018-02-06T15:15:00Z">
            <w:rPr>
              <w:rFonts w:eastAsia="LiberationSerif-Italic"/>
              <w:i/>
              <w:color w:val="000000"/>
            </w:rPr>
          </w:rPrChange>
        </w:rPr>
      </w:pPr>
      <w:ins w:id="824" w:author="clifford beta" w:date="2018-02-06T13:55:00Z">
        <w:r w:rsidRPr="006808C4">
          <w:rPr>
            <w:rFonts w:eastAsia="LiberationSerif-Italic"/>
            <w:i/>
            <w:color w:val="000000"/>
          </w:rPr>
          <w:t xml:space="preserve">         d   </w:t>
        </w:r>
        <w:proofErr w:type="gramStart"/>
        <w:r w:rsidRPr="006808C4">
          <w:rPr>
            <w:rFonts w:eastAsia="LiberationSerif-Italic"/>
            <w:i/>
            <w:color w:val="000000"/>
          </w:rPr>
          <w:t>=  element</w:t>
        </w:r>
        <w:proofErr w:type="gramEnd"/>
        <w:r w:rsidRPr="006808C4">
          <w:rPr>
            <w:rFonts w:eastAsia="LiberationSerif-Italic"/>
            <w:i/>
            <w:color w:val="000000"/>
          </w:rPr>
          <w:t xml:space="preserve"> spacing</w:t>
        </w:r>
      </w:ins>
    </w:p>
    <w:p w14:paraId="75EA5D0C" w14:textId="77777777" w:rsidR="00EC5A31" w:rsidRPr="00A42233" w:rsidRDefault="00EC5A31" w:rsidP="00EC5A31">
      <w:pPr>
        <w:autoSpaceDE w:val="0"/>
        <w:autoSpaceDN w:val="0"/>
        <w:adjustRightInd w:val="0"/>
        <w:rPr>
          <w:ins w:id="825" w:author="clifford beta" w:date="2018-02-06T13:55:00Z"/>
          <w:rFonts w:eastAsia="LiberationSerif-Italic"/>
          <w:i/>
          <w:iCs/>
          <w:color w:val="000000"/>
        </w:rPr>
      </w:pPr>
    </w:p>
    <w:p w14:paraId="3B008587" w14:textId="77777777" w:rsidR="00EC5A31" w:rsidRDefault="00EC5A31" w:rsidP="00EC5A31">
      <w:pPr>
        <w:autoSpaceDE w:val="0"/>
        <w:autoSpaceDN w:val="0"/>
        <w:adjustRightInd w:val="0"/>
        <w:rPr>
          <w:rFonts w:eastAsia="LiberationSerif-Italic"/>
          <w:color w:val="000000" w:themeColor="text1"/>
          <w:rPrChange w:id="826" w:author="Kerry Anne" w:date="2018-02-06T15:15:00Z">
            <w:rPr>
              <w:rFonts w:eastAsia="LiberationSerif-Italic"/>
              <w:iCs/>
              <w:color w:val="000000"/>
            </w:rPr>
          </w:rPrChange>
        </w:rPr>
      </w:pPr>
      <w:ins w:id="827" w:author="clifford beta" w:date="2018-02-06T13:55:00Z">
        <w:r>
          <w:rPr>
            <w:rFonts w:eastAsia="LiberationSerif-Italic"/>
            <w:i/>
            <w:iCs/>
            <w:color w:val="000000"/>
          </w:rPr>
          <w:t xml:space="preserve"> </w:t>
        </w:r>
        <w:r w:rsidRPr="00840844">
          <w:rPr>
            <w:rFonts w:eastAsia="LiberationSerif-Italic"/>
            <w:color w:val="000000"/>
          </w:rPr>
          <w:t>Which si</w:t>
        </w:r>
        <w:r w:rsidRPr="00524FAA">
          <w:rPr>
            <w:rFonts w:eastAsia="LiberationSerif-Italic"/>
            <w:color w:val="000000"/>
          </w:rPr>
          <w:t>mplifies further to</w:t>
        </w:r>
      </w:ins>
    </w:p>
    <w:p w14:paraId="1E0F62BD" w14:textId="77777777" w:rsidR="00EC5A31" w:rsidRDefault="00EC5A31" w:rsidP="00EC5A31">
      <w:pPr>
        <w:autoSpaceDE w:val="0"/>
        <w:autoSpaceDN w:val="0"/>
        <w:adjustRightInd w:val="0"/>
        <w:rPr>
          <w:ins w:id="828" w:author="clifford beta" w:date="2018-02-06T13:55:00Z"/>
          <w:rFonts w:eastAsia="LiberationSerif"/>
          <w:color w:val="000000"/>
        </w:rPr>
      </w:pPr>
      <w:ins w:id="829" w:author="clifford beta" w:date="2018-02-06T13:55:00Z">
        <w:r>
          <w:rPr>
            <w:rFonts w:eastAsia="LiberationSerif-Italic"/>
            <w:iCs/>
            <w:color w:val="000000"/>
          </w:rPr>
          <w:t xml:space="preserve">              </w:t>
        </w:r>
      </w:ins>
    </w:p>
    <w:p w14:paraId="4F4BA634" w14:textId="77777777" w:rsidR="00EC5A31" w:rsidRDefault="00EC5A31" w:rsidP="00EC5A31">
      <w:pPr>
        <w:autoSpaceDE w:val="0"/>
        <w:autoSpaceDN w:val="0"/>
        <w:adjustRightInd w:val="0"/>
        <w:rPr>
          <w:rFonts w:eastAsia="LiberationSerif-Italic"/>
          <w:i/>
          <w:color w:val="000000" w:themeColor="text1"/>
          <w:sz w:val="28"/>
          <w:szCs w:val="28"/>
          <w:rPrChange w:id="830" w:author="Kerry Anne" w:date="2018-02-06T15:15:00Z">
            <w:rPr>
              <w:rFonts w:eastAsia="LiberationSerif-Italic"/>
              <w:i/>
              <w:iCs/>
              <w:color w:val="000000"/>
              <w:sz w:val="28"/>
            </w:rPr>
          </w:rPrChange>
        </w:rPr>
      </w:pPr>
      <w:ins w:id="831" w:author="clifford beta" w:date="2018-02-06T13:55:00Z">
        <w:r>
          <w:rPr>
            <w:rFonts w:eastAsia="LiberationSerif"/>
            <w:color w:val="000000"/>
          </w:rPr>
          <w:t xml:space="preserve">              </w:t>
        </w:r>
        <w:r w:rsidRPr="006808C4">
          <w:rPr>
            <w:rFonts w:eastAsia="LiberationSerif"/>
            <w:i/>
            <w:color w:val="000000"/>
          </w:rPr>
          <w:t>E</w:t>
        </w:r>
        <w:r w:rsidRPr="00C5761C">
          <w:rPr>
            <w:rFonts w:eastAsia="LiberationSerif-Italic"/>
            <w:i/>
            <w:iCs/>
            <w:color w:val="000000"/>
          </w:rPr>
          <w:t xml:space="preserve"> </w:t>
        </w:r>
        <w:r w:rsidRPr="00C5761C">
          <w:rPr>
            <w:rFonts w:eastAsia="LiberationSerif-Italic"/>
            <w:i/>
            <w:iCs/>
            <w:color w:val="000000"/>
            <w:vertAlign w:val="subscript"/>
          </w:rPr>
          <w:t>θ</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jkη</m:t>
              </m:r>
              <m:sSub>
                <m:sSubPr>
                  <m:ctrlPr>
                    <w:rPr>
                      <w:rFonts w:ascii="Cambria Math" w:eastAsia="LiberationSerif-Italic" w:hAnsi="Cambria Math"/>
                      <w:i/>
                      <w:iCs/>
                      <w:color w:val="000000"/>
                    </w:rPr>
                  </m:ctrlPr>
                </m:sSubPr>
                <m:e>
                  <m:r>
                    <w:rPr>
                      <w:rFonts w:ascii="Cambria Math" w:eastAsia="LiberationSerif-Italic" w:hAnsi="Cambria Math"/>
                      <w:color w:val="000000"/>
                    </w:rPr>
                    <m:t>I</m:t>
                  </m:r>
                </m:e>
                <m:sub>
                  <m:r>
                    <w:rPr>
                      <w:rFonts w:ascii="Cambria Math" w:eastAsia="LiberationSerif-Italic" w:hAnsi="Cambria Math"/>
                      <w:color w:val="000000"/>
                    </w:rPr>
                    <m:t>0</m:t>
                  </m:r>
                </m:sub>
              </m:sSub>
              <m:sSup>
                <m:sSupPr>
                  <m:ctrlPr>
                    <w:rPr>
                      <w:rFonts w:ascii="Cambria Math" w:eastAsia="LiberationSerif-Italic" w:hAnsi="Cambria Math"/>
                      <w:i/>
                      <w:iCs/>
                      <w:color w:val="000000"/>
                    </w:rPr>
                  </m:ctrlPr>
                </m:sSupPr>
                <m:e>
                  <m:r>
                    <w:rPr>
                      <w:rFonts w:ascii="Cambria Math" w:eastAsia="LiberationSerif-Italic" w:hAnsi="Cambria Math"/>
                      <w:color w:val="000000"/>
                    </w:rPr>
                    <m:t>Le</m:t>
                  </m:r>
                </m:e>
                <m:sup>
                  <m:r>
                    <w:rPr>
                      <w:rFonts w:ascii="Cambria Math" w:eastAsia="LiberationSerif-Italic" w:hAnsi="Cambria Math"/>
                      <w:color w:val="000000"/>
                    </w:rPr>
                    <m:t>-j</m:t>
                  </m:r>
                  <m:r>
                    <w:rPr>
                      <w:rFonts w:ascii="Cambria Math" w:eastAsia="LiberationSerif" w:hAnsi="Cambria Math"/>
                      <w:color w:val="000000"/>
                      <w:vertAlign w:val="superscript"/>
                    </w:rPr>
                    <m:t xml:space="preserve">kr </m:t>
                  </m:r>
                </m:sup>
              </m:sSup>
            </m:num>
            <m:den>
              <m:r>
                <w:rPr>
                  <w:rFonts w:ascii="Cambria Math" w:eastAsia="LiberationSerif-Italic" w:hAnsi="Cambria Math"/>
                  <w:color w:val="000000"/>
                </w:rPr>
                <m:t>4πr</m:t>
              </m:r>
            </m:den>
          </m:f>
          <m:r>
            <w:rPr>
              <w:rFonts w:ascii="Cambria Math" w:eastAsia="LiberationSerif-Italic" w:hAnsi="Cambria Math"/>
              <w:color w:val="000000"/>
            </w:rPr>
            <m:t xml:space="preserve"> sin</m:t>
          </m:r>
        </m:oMath>
        <w:r w:rsidRPr="00DC6169">
          <w:rPr>
            <w:rFonts w:eastAsia="LiberationSerif-Italic"/>
            <w:i/>
            <w:iCs/>
            <w:color w:val="000000"/>
            <w:vertAlign w:val="subscript"/>
          </w:rPr>
          <w:t xml:space="preserve"> </w:t>
        </w:r>
        <w:proofErr w:type="gramStart"/>
        <w:r w:rsidRPr="00DC6169">
          <w:rPr>
            <w:rFonts w:eastAsia="LiberationSerif-Italic"/>
            <w:i/>
            <w:iCs/>
            <w:color w:val="000000"/>
          </w:rPr>
          <w:t>θ</w:t>
        </w:r>
        <w:r>
          <w:rPr>
            <w:rFonts w:eastAsia="LiberationSerif-Italic"/>
            <w:i/>
            <w:iCs/>
            <w:color w:val="000000"/>
          </w:rPr>
          <w:t xml:space="preserve"> .</w:t>
        </w:r>
        <w:proofErr w:type="gramEnd"/>
        <w:r>
          <w:rPr>
            <w:rFonts w:eastAsia="LiberationSerif-Italic"/>
            <w:i/>
            <w:iCs/>
            <w:color w:val="000000"/>
          </w:rPr>
          <w:t xml:space="preserve"> </w:t>
        </w:r>
        <w:r w:rsidRPr="006808C4">
          <w:rPr>
            <w:rFonts w:eastAsia="LiberationSerif-Italic"/>
            <w:i/>
            <w:color w:val="000000"/>
            <w:sz w:val="28"/>
            <w:szCs w:val="28"/>
          </w:rPr>
          <w:t>(</w:t>
        </w:r>
        <w:r>
          <w:rPr>
            <w:rFonts w:eastAsia="LiberationSerif-Italic"/>
            <w:i/>
            <w:iCs/>
            <w:color w:val="000000"/>
          </w:rPr>
          <w:t xml:space="preserve">2cos </w:t>
        </w:r>
        <w:r w:rsidRPr="006808C4">
          <w:rPr>
            <w:rFonts w:eastAsia="LiberationSerif-Italic"/>
            <w:i/>
            <w:color w:val="000000"/>
            <w:sz w:val="28"/>
            <w:szCs w:val="28"/>
          </w:rPr>
          <w:t>(</w:t>
        </w:r>
        <w:r>
          <w:rPr>
            <w:rFonts w:eastAsia="LiberationSerif-Italic"/>
            <w:i/>
            <w:iCs/>
            <w:color w:val="000000"/>
          </w:rPr>
          <w:t xml:space="preserve"> </w:t>
        </w:r>
        <m:oMath>
          <m:f>
            <m:fPr>
              <m:ctrlPr>
                <w:rPr>
                  <w:rFonts w:ascii="Cambria Math" w:eastAsia="LiberationSerif-Italic" w:hAnsi="Cambria Math"/>
                  <w:i/>
                  <w:iCs/>
                  <w:color w:val="000000"/>
                </w:rPr>
              </m:ctrlPr>
            </m:fPr>
            <m:num>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color w:val="000000"/>
                  <w:vertAlign w:val="subscript"/>
                </w:rPr>
                <m:t>+</m:t>
              </m:r>
              <m:r>
                <w:rPr>
                  <w:rFonts w:ascii="Cambria Math" w:eastAsia="LiberationSerif-Italic" w:hAnsi="Cambria Math" w:cs="LiberationSerif-Italic" w:hint="eastAsia"/>
                  <w:sz w:val="29"/>
                  <w:szCs w:val="29"/>
                </w:rPr>
                <m:t>δ</m:t>
              </m:r>
            </m:num>
            <m:den>
              <m:r>
                <w:rPr>
                  <w:rFonts w:ascii="Cambria Math" w:eastAsia="LiberationSerif-Italic" w:hAnsi="Cambria Math"/>
                  <w:color w:val="000000"/>
                </w:rPr>
                <m:t>2</m:t>
              </m:r>
            </m:den>
          </m:f>
        </m:oMath>
        <w:r w:rsidRPr="006808C4">
          <w:rPr>
            <w:rFonts w:eastAsia="LiberationSerif-Italic"/>
            <w:i/>
            <w:color w:val="000000"/>
            <w:sz w:val="28"/>
            <w:szCs w:val="28"/>
          </w:rPr>
          <w:t>))</w:t>
        </w:r>
      </w:ins>
    </w:p>
    <w:p w14:paraId="243405EA" w14:textId="77777777" w:rsidR="00EC5A31" w:rsidRDefault="00EC5A31" w:rsidP="00EC5A31">
      <w:pPr>
        <w:autoSpaceDE w:val="0"/>
        <w:autoSpaceDN w:val="0"/>
        <w:adjustRightInd w:val="0"/>
        <w:rPr>
          <w:ins w:id="832" w:author="clifford beta" w:date="2018-02-06T13:55:00Z"/>
          <w:rFonts w:eastAsia="LiberationSerif-Italic"/>
          <w:i/>
          <w:iCs/>
          <w:color w:val="000000"/>
          <w:sz w:val="28"/>
        </w:rPr>
      </w:pPr>
      <w:ins w:id="833" w:author="clifford beta" w:date="2018-02-06T13:55:00Z">
        <w:r>
          <w:rPr>
            <w:rFonts w:eastAsia="LiberationSerif-Italic"/>
            <w:i/>
            <w:iCs/>
            <w:color w:val="000000"/>
            <w:sz w:val="28"/>
          </w:rPr>
          <w:t xml:space="preserve">                   </w:t>
        </w:r>
      </w:ins>
    </w:p>
    <w:p w14:paraId="7AD3A07F" w14:textId="77777777" w:rsidR="00EC5A31" w:rsidRDefault="00EC5A31" w:rsidP="00EC5A31">
      <w:pPr>
        <w:autoSpaceDE w:val="0"/>
        <w:autoSpaceDN w:val="0"/>
        <w:adjustRightInd w:val="0"/>
        <w:rPr>
          <w:ins w:id="834" w:author="clifford beta" w:date="2018-02-06T13:55:00Z"/>
          <w:rFonts w:eastAsia="LiberationSerif"/>
        </w:rPr>
      </w:pPr>
      <w:proofErr w:type="gramStart"/>
      <w:ins w:id="835" w:author="clifford beta" w:date="2018-02-06T13:55:00Z">
        <w:r w:rsidRPr="00273338">
          <w:rPr>
            <w:rFonts w:eastAsia="LiberationSerif"/>
          </w:rPr>
          <w:t>where</w:t>
        </w:r>
        <w:proofErr w:type="gramEnd"/>
        <w:r w:rsidRPr="00273338">
          <w:rPr>
            <w:rFonts w:eastAsia="LiberationSerif"/>
          </w:rPr>
          <w:t xml:space="preserve"> the element factor is the far-field equation for one dip</w:t>
        </w:r>
        <w:r>
          <w:rPr>
            <w:rFonts w:eastAsia="LiberationSerif"/>
          </w:rPr>
          <w:t xml:space="preserve">ole and the array factor is the </w:t>
        </w:r>
        <w:r w:rsidRPr="00273338">
          <w:rPr>
            <w:rFonts w:eastAsia="LiberationSerif"/>
          </w:rPr>
          <w:t>pattern function associated with th</w:t>
        </w:r>
        <w:r>
          <w:rPr>
            <w:rFonts w:eastAsia="LiberationSerif"/>
          </w:rPr>
          <w:t xml:space="preserve">e array geometry. </w:t>
        </w:r>
        <w:r w:rsidRPr="00273338">
          <w:rPr>
            <w:rFonts w:eastAsia="LiberationSerif"/>
          </w:rPr>
          <w:t>The distant field from an array of identical elements</w:t>
        </w:r>
        <w:r>
          <w:rPr>
            <w:rFonts w:eastAsia="LiberationSerif"/>
          </w:rPr>
          <w:t xml:space="preserve"> can always be broken down into </w:t>
        </w:r>
        <w:r w:rsidRPr="00273338">
          <w:rPr>
            <w:rFonts w:eastAsia="LiberationSerif"/>
          </w:rPr>
          <w:t>the product of the element factor (EF) and the array fact</w:t>
        </w:r>
        <w:r>
          <w:rPr>
            <w:rFonts w:eastAsia="LiberationSerif"/>
          </w:rPr>
          <w:t xml:space="preserve">or (AF). The very fact that the </w:t>
        </w:r>
        <w:r w:rsidRPr="00273338">
          <w:rPr>
            <w:rFonts w:eastAsia="LiberationSerif"/>
          </w:rPr>
          <w:t>antenna pattern can be multiplied by the array factor pattern de</w:t>
        </w:r>
        <w:r>
          <w:rPr>
            <w:rFonts w:eastAsia="LiberationSerif"/>
          </w:rPr>
          <w:t xml:space="preserve">monstrates a property </w:t>
        </w:r>
        <w:r w:rsidRPr="00273338">
          <w:rPr>
            <w:rFonts w:eastAsia="LiberationSerif"/>
          </w:rPr>
          <w:t xml:space="preserve">called </w:t>
        </w:r>
        <w:r w:rsidRPr="00273338">
          <w:rPr>
            <w:rFonts w:eastAsia="LiberationSerif-Italic"/>
            <w:i/>
            <w:iCs/>
          </w:rPr>
          <w:t>pattern multiplication</w:t>
        </w:r>
        <w:r w:rsidRPr="00273338">
          <w:rPr>
            <w:rFonts w:eastAsia="LiberationSerif"/>
          </w:rPr>
          <w:t>. Thus, the far-field pattern of any array of antennas is always</w:t>
        </w:r>
        <w:r>
          <w:rPr>
            <w:rFonts w:eastAsia="LiberationSerif"/>
          </w:rPr>
          <w:t xml:space="preserve"> </w:t>
        </w:r>
        <w:r w:rsidRPr="00273338">
          <w:rPr>
            <w:rFonts w:eastAsia="LiberationSerif"/>
          </w:rPr>
          <w:t>given by (EF) × (AF). The AF is dependent on the geometric arrangement of the array</w:t>
        </w:r>
        <w:r>
          <w:rPr>
            <w:rFonts w:eastAsia="LiberationSerif"/>
          </w:rPr>
          <w:t xml:space="preserve"> </w:t>
        </w:r>
        <w:r w:rsidRPr="00273338">
          <w:rPr>
            <w:rFonts w:eastAsia="LiberationSerif"/>
          </w:rPr>
          <w:t>elements, the spacing of the elements, and the electrical phase of each element.</w:t>
        </w:r>
      </w:ins>
    </w:p>
    <w:p w14:paraId="23C114B6" w14:textId="77777777" w:rsidR="00EC5A31" w:rsidRDefault="00EC5A31" w:rsidP="00EC5A31">
      <w:pPr>
        <w:autoSpaceDE w:val="0"/>
        <w:autoSpaceDN w:val="0"/>
        <w:adjustRightInd w:val="0"/>
        <w:rPr>
          <w:ins w:id="836" w:author="clifford beta" w:date="2018-02-06T13:55:00Z"/>
          <w:rFonts w:eastAsia="LiberationSerif"/>
        </w:rPr>
      </w:pPr>
      <w:ins w:id="837" w:author="clifford beta" w:date="2018-02-06T13:55:00Z">
        <w:r>
          <w:rPr>
            <w:rFonts w:eastAsia="LiberationSerif"/>
          </w:rPr>
          <w:lastRenderedPageBreak/>
          <w:t xml:space="preserve"> </w:t>
        </w:r>
        <w:r>
          <w:rPr>
            <w:noProof/>
          </w:rPr>
          <w:drawing>
            <wp:inline distT="0" distB="0" distL="0" distR="0" wp14:anchorId="609B9437" wp14:editId="4B91F3B9">
              <wp:extent cx="5562600" cy="596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5962650"/>
                      </a:xfrm>
                      <a:prstGeom prst="rect">
                        <a:avLst/>
                      </a:prstGeom>
                    </pic:spPr>
                  </pic:pic>
                </a:graphicData>
              </a:graphic>
            </wp:inline>
          </w:drawing>
        </w:r>
      </w:ins>
    </w:p>
    <w:p w14:paraId="4144453C" w14:textId="77777777" w:rsidR="00EC5A31" w:rsidRDefault="00EC5A31" w:rsidP="00EC5A31">
      <w:pPr>
        <w:pStyle w:val="ListParagraph"/>
        <w:numPr>
          <w:ilvl w:val="0"/>
          <w:numId w:val="30"/>
        </w:numPr>
        <w:autoSpaceDE w:val="0"/>
        <w:autoSpaceDN w:val="0"/>
        <w:adjustRightInd w:val="0"/>
        <w:spacing w:line="240" w:lineRule="auto"/>
        <w:jc w:val="left"/>
        <w:rPr>
          <w:ins w:id="838" w:author="clifford beta" w:date="2018-02-06T13:55:00Z"/>
          <w:rFonts w:eastAsia="LiberationSerif"/>
        </w:rPr>
      </w:pPr>
      <w:ins w:id="839" w:author="clifford beta" w:date="2018-02-06T13:55:00Z">
        <w:r w:rsidRPr="00A12D2C">
          <w:rPr>
            <w:rFonts w:eastAsia="LiberationSerif"/>
          </w:rPr>
          <w:t>Dipole pattern, (</w:t>
        </w:r>
        <w:r w:rsidRPr="00A12D2C">
          <w:rPr>
            <w:rFonts w:eastAsia="LiberationSerif-Italic"/>
            <w:i/>
            <w:iCs/>
          </w:rPr>
          <w:t>b</w:t>
        </w:r>
        <w:r w:rsidRPr="00A12D2C">
          <w:rPr>
            <w:rFonts w:eastAsia="LiberationSerif"/>
          </w:rPr>
          <w:t>) array factor pattern, (</w:t>
        </w:r>
        <w:r w:rsidRPr="00A12D2C">
          <w:rPr>
            <w:rFonts w:eastAsia="LiberationSerif-Italic"/>
            <w:i/>
            <w:iCs/>
          </w:rPr>
          <w:t>c</w:t>
        </w:r>
        <w:r w:rsidRPr="00A12D2C">
          <w:rPr>
            <w:rFonts w:eastAsia="LiberationSerif"/>
          </w:rPr>
          <w:t>) total pattern.</w:t>
        </w:r>
      </w:ins>
    </w:p>
    <w:p w14:paraId="7320F4B2" w14:textId="77777777" w:rsidR="00EC5A31" w:rsidRDefault="00EC5A31" w:rsidP="00EC5A31">
      <w:pPr>
        <w:pStyle w:val="ListParagraph"/>
        <w:autoSpaceDE w:val="0"/>
        <w:autoSpaceDN w:val="0"/>
        <w:adjustRightInd w:val="0"/>
        <w:spacing w:line="240" w:lineRule="auto"/>
        <w:rPr>
          <w:ins w:id="840" w:author="clifford beta" w:date="2018-02-06T13:55:00Z"/>
          <w:rFonts w:eastAsia="LiberationSerif"/>
        </w:rPr>
      </w:pPr>
    </w:p>
    <w:p w14:paraId="52585210" w14:textId="77777777" w:rsidR="00EC5A31" w:rsidRPr="00A12D2C" w:rsidRDefault="00EC5A31">
      <w:pPr>
        <w:pStyle w:val="Heading4"/>
        <w:rPr>
          <w:ins w:id="841" w:author="clifford beta" w:date="2018-02-06T13:55:00Z"/>
        </w:rPr>
        <w:pPrChange w:id="842" w:author="clifford beta" w:date="2018-02-06T13:57:00Z">
          <w:pPr>
            <w:autoSpaceDE w:val="0"/>
            <w:autoSpaceDN w:val="0"/>
            <w:adjustRightInd w:val="0"/>
          </w:pPr>
        </w:pPrChange>
      </w:pPr>
      <w:ins w:id="843" w:author="clifford beta" w:date="2018-02-06T13:55:00Z">
        <w:r w:rsidRPr="00A12D2C">
          <w:t>Uniform N-Element Linear Array</w:t>
        </w:r>
      </w:ins>
    </w:p>
    <w:p w14:paraId="21512454" w14:textId="77777777" w:rsidR="00EC5A31" w:rsidRDefault="00EC5A31" w:rsidP="00EC5A31">
      <w:pPr>
        <w:autoSpaceDE w:val="0"/>
        <w:autoSpaceDN w:val="0"/>
        <w:adjustRightInd w:val="0"/>
        <w:rPr>
          <w:ins w:id="844" w:author="clifford beta" w:date="2018-02-06T13:55:00Z"/>
          <w:rFonts w:eastAsia="LiberationSerif"/>
          <w:color w:val="000000"/>
        </w:rPr>
      </w:pPr>
      <w:ins w:id="845" w:author="clifford beta" w:date="2018-02-06T13:55:00Z">
        <w:r w:rsidRPr="00A12D2C">
          <w:rPr>
            <w:rFonts w:eastAsia="LiberationSerif"/>
            <w:color w:val="000000"/>
          </w:rPr>
          <w:t xml:space="preserve">The more general linear array is the </w:t>
        </w:r>
        <w:r w:rsidRPr="00A12D2C">
          <w:rPr>
            <w:rFonts w:eastAsia="LiberationSerif-Italic"/>
            <w:i/>
            <w:iCs/>
            <w:color w:val="000000"/>
          </w:rPr>
          <w:t>N</w:t>
        </w:r>
        <w:r w:rsidRPr="00A12D2C">
          <w:rPr>
            <w:rFonts w:eastAsia="LiberationSerif"/>
            <w:color w:val="000000"/>
          </w:rPr>
          <w:t xml:space="preserve">-element array. </w:t>
        </w:r>
        <w:r>
          <w:rPr>
            <w:rFonts w:eastAsia="LiberationSerif"/>
            <w:color w:val="000000"/>
          </w:rPr>
          <w:t xml:space="preserve">For simplification purposes, we </w:t>
        </w:r>
        <w:r w:rsidRPr="00A12D2C">
          <w:rPr>
            <w:rFonts w:eastAsia="LiberationSerif"/>
            <w:color w:val="000000"/>
          </w:rPr>
          <w:t>assume that all elements are equally sp</w:t>
        </w:r>
        <w:r>
          <w:rPr>
            <w:rFonts w:eastAsia="LiberationSerif"/>
            <w:color w:val="000000"/>
          </w:rPr>
          <w:t xml:space="preserve">aced and have equal amplitudes. It is assumed that </w:t>
        </w:r>
        <w:r w:rsidRPr="00A12D2C">
          <w:rPr>
            <w:rFonts w:eastAsia="LiberationSerif"/>
            <w:color w:val="000000"/>
          </w:rPr>
          <w:t xml:space="preserve">the </w:t>
        </w:r>
        <w:r w:rsidRPr="00A12D2C">
          <w:rPr>
            <w:rFonts w:eastAsia="LiberationSerif-Italic"/>
            <w:i/>
            <w:iCs/>
            <w:color w:val="000000"/>
          </w:rPr>
          <w:t>n</w:t>
        </w:r>
        <w:r w:rsidRPr="00A12D2C">
          <w:rPr>
            <w:rFonts w:eastAsia="LiberationSerif"/>
            <w:color w:val="000000"/>
          </w:rPr>
          <w:t>th element leads the (</w:t>
        </w:r>
        <w:r w:rsidRPr="00A12D2C">
          <w:rPr>
            <w:rFonts w:eastAsia="LiberationSerif-Italic"/>
            <w:i/>
            <w:iCs/>
            <w:color w:val="000000"/>
          </w:rPr>
          <w:t xml:space="preserve">n </w:t>
        </w:r>
        <w:r w:rsidRPr="00A12D2C">
          <w:rPr>
            <w:rFonts w:eastAsia="LiberationSerif"/>
            <w:color w:val="000000"/>
          </w:rPr>
          <w:t xml:space="preserve">– 1) element by an electrical phase shift of </w:t>
        </w:r>
        <w:r w:rsidRPr="00A12D2C">
          <w:rPr>
            <w:rFonts w:eastAsia="LiberationSerif-Italic"/>
            <w:i/>
            <w:iCs/>
            <w:color w:val="000000"/>
          </w:rPr>
          <w:t xml:space="preserve">δ </w:t>
        </w:r>
        <w:r>
          <w:rPr>
            <w:rFonts w:eastAsia="LiberationSerif"/>
            <w:color w:val="000000"/>
          </w:rPr>
          <w:t xml:space="preserve">radians. This </w:t>
        </w:r>
        <w:r w:rsidRPr="00A12D2C">
          <w:rPr>
            <w:rFonts w:eastAsia="LiberationSerif"/>
            <w:color w:val="000000"/>
          </w:rPr>
          <w:t xml:space="preserve">phase shift can easily be implemented by shifting the phase </w:t>
        </w:r>
        <w:r>
          <w:rPr>
            <w:rFonts w:eastAsia="LiberationSerif"/>
            <w:color w:val="000000"/>
          </w:rPr>
          <w:t xml:space="preserve">of the antenna current for each </w:t>
        </w:r>
        <w:r w:rsidRPr="00551A9B">
          <w:rPr>
            <w:rFonts w:eastAsia="LiberationSerif"/>
            <w:color w:val="000000"/>
          </w:rPr>
          <w:t>element.</w:t>
        </w:r>
      </w:ins>
    </w:p>
    <w:p w14:paraId="40EB6F4D" w14:textId="77777777" w:rsidR="00EC5A31" w:rsidRDefault="00EC5A31" w:rsidP="00EC5A31">
      <w:pPr>
        <w:autoSpaceDE w:val="0"/>
        <w:autoSpaceDN w:val="0"/>
        <w:adjustRightInd w:val="0"/>
        <w:rPr>
          <w:ins w:id="846" w:author="clifford beta" w:date="2018-02-06T13:55:00Z"/>
          <w:rFonts w:eastAsia="LiberationSerif"/>
          <w:color w:val="000000"/>
        </w:rPr>
      </w:pPr>
      <w:ins w:id="847" w:author="clifford beta" w:date="2018-02-06T13:55:00Z">
        <w:r>
          <w:rPr>
            <w:noProof/>
          </w:rPr>
          <w:lastRenderedPageBreak/>
          <w:drawing>
            <wp:inline distT="0" distB="0" distL="0" distR="0" wp14:anchorId="393FDB2C" wp14:editId="61C7EE17">
              <wp:extent cx="521017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1914525"/>
                      </a:xfrm>
                      <a:prstGeom prst="rect">
                        <a:avLst/>
                      </a:prstGeom>
                    </pic:spPr>
                  </pic:pic>
                </a:graphicData>
              </a:graphic>
            </wp:inline>
          </w:drawing>
        </w:r>
      </w:ins>
    </w:p>
    <w:p w14:paraId="2319AD13" w14:textId="77777777" w:rsidR="00EC5A31" w:rsidRDefault="00EC5A31" w:rsidP="00EC5A31">
      <w:pPr>
        <w:autoSpaceDE w:val="0"/>
        <w:autoSpaceDN w:val="0"/>
        <w:adjustRightInd w:val="0"/>
        <w:rPr>
          <w:ins w:id="848" w:author="clifford beta" w:date="2018-02-06T13:55:00Z"/>
          <w:rFonts w:eastAsia="LiberationSerif"/>
        </w:rPr>
      </w:pPr>
      <w:ins w:id="849" w:author="clifford beta" w:date="2018-02-06T13:55:00Z">
        <w:r w:rsidRPr="004D78B3">
          <w:rPr>
            <w:rFonts w:eastAsia="LiberationSerif"/>
          </w:rPr>
          <w:t xml:space="preserve">Assuming far-field conditions such that </w:t>
        </w:r>
        <w:r w:rsidRPr="004D78B3">
          <w:rPr>
            <w:rFonts w:eastAsia="LiberationSerif-Italic"/>
            <w:i/>
            <w:iCs/>
          </w:rPr>
          <w:t xml:space="preserve">r </w:t>
        </w:r>
        <w:r w:rsidRPr="004D78B3">
          <w:rPr>
            <w:rFonts w:eastAsia="LiberationSerif"/>
          </w:rPr>
          <w:t xml:space="preserve">&gt;&gt; </w:t>
        </w:r>
        <w:r w:rsidRPr="004D78B3">
          <w:rPr>
            <w:rFonts w:eastAsia="LiberationSerif-Italic"/>
            <w:i/>
            <w:iCs/>
          </w:rPr>
          <w:t>d</w:t>
        </w:r>
        <w:r w:rsidRPr="004D78B3">
          <w:rPr>
            <w:rFonts w:eastAsia="LiberationSerif"/>
          </w:rPr>
          <w:t>, we</w:t>
        </w:r>
        <w:r>
          <w:rPr>
            <w:rFonts w:eastAsia="LiberationSerif"/>
          </w:rPr>
          <w:t xml:space="preserve"> can derive the array factor as </w:t>
        </w:r>
        <w:r w:rsidRPr="004D78B3">
          <w:rPr>
            <w:rFonts w:eastAsia="LiberationSerif"/>
          </w:rPr>
          <w:t>follows:</w:t>
        </w:r>
      </w:ins>
    </w:p>
    <w:p w14:paraId="2B116C0C" w14:textId="77777777" w:rsidR="00EC5A31" w:rsidRDefault="00EC5A31" w:rsidP="00EC5A31">
      <w:pPr>
        <w:autoSpaceDE w:val="0"/>
        <w:autoSpaceDN w:val="0"/>
        <w:adjustRightInd w:val="0"/>
        <w:rPr>
          <w:ins w:id="850" w:author="clifford beta" w:date="2018-02-06T13:55:00Z"/>
          <w:rFonts w:eastAsia="LiberationSerif"/>
        </w:rPr>
      </w:pPr>
      <w:ins w:id="851" w:author="clifford beta" w:date="2018-02-06T13:55:00Z">
        <w:r>
          <w:rPr>
            <w:rFonts w:eastAsia="LiberationSerif"/>
          </w:rPr>
          <w:t xml:space="preserve"> AF = </w:t>
        </w:r>
        <w:proofErr w:type="gramStart"/>
        <w:r>
          <w:rPr>
            <w:rFonts w:eastAsia="LiberationSerif"/>
          </w:rPr>
          <w:t>1  +</w:t>
        </w:r>
        <w:proofErr w:type="gramEnd"/>
        <w:r>
          <w:rPr>
            <w:rFonts w:eastAsia="LiberationSerif"/>
          </w:rPr>
          <w:t xml:space="preserve"> </w:t>
        </w:r>
        <m:oMath>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 xml:space="preserve">+ </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j2(kdsin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r>
            <w:rPr>
              <w:rFonts w:ascii="Cambria Math" w:eastAsia="LiberationSerif" w:hAnsi="Cambria Math"/>
            </w:rPr>
            <m:t>+…+</m:t>
          </m:r>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Italic" w:hAnsi="Cambria Math"/>
                  <w:color w:val="000000"/>
                </w:rPr>
                <m:t>j(N-1)(kdsin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Italic" w:hAnsi="Cambria Math" w:cs="LiberationSerif-Italic"/>
                  <w:sz w:val="29"/>
                  <w:szCs w:val="29"/>
                </w:rPr>
                <m:t>)</m:t>
              </m:r>
            </m:sup>
          </m:sSup>
        </m:oMath>
      </w:ins>
    </w:p>
    <w:p w14:paraId="566AE066" w14:textId="77777777" w:rsidR="00EC5A31" w:rsidRPr="00441F8A" w:rsidRDefault="00EC5A31" w:rsidP="00EC5A31">
      <w:pPr>
        <w:autoSpaceDE w:val="0"/>
        <w:autoSpaceDN w:val="0"/>
        <w:adjustRightInd w:val="0"/>
        <w:rPr>
          <w:ins w:id="852" w:author="clifford beta" w:date="2018-02-06T13:55:00Z"/>
          <w:rFonts w:eastAsia="LiberationSerif"/>
        </w:rPr>
      </w:pPr>
      <w:proofErr w:type="gramStart"/>
      <w:ins w:id="853" w:author="clifford beta" w:date="2018-02-06T13:55:00Z">
        <w:r w:rsidRPr="00441F8A">
          <w:rPr>
            <w:rFonts w:eastAsia="LiberationSerif"/>
          </w:rPr>
          <w:t>where</w:t>
        </w:r>
        <w:proofErr w:type="gramEnd"/>
        <w:r w:rsidRPr="00441F8A">
          <w:rPr>
            <w:rFonts w:eastAsia="LiberationSerif"/>
          </w:rPr>
          <w:t xml:space="preserve"> </w:t>
        </w:r>
        <w:r w:rsidRPr="00441F8A">
          <w:rPr>
            <w:rFonts w:eastAsia="LiberationSerif-Italic"/>
            <w:i/>
            <w:iCs/>
          </w:rPr>
          <w:t xml:space="preserve">δ </w:t>
        </w:r>
        <w:r w:rsidRPr="00441F8A">
          <w:rPr>
            <w:rFonts w:eastAsia="LiberationSerif"/>
          </w:rPr>
          <w:t>is the phase shift from element to element.</w:t>
        </w:r>
      </w:ins>
    </w:p>
    <w:p w14:paraId="5D2F934D" w14:textId="77777777" w:rsidR="00EC5A31" w:rsidRDefault="00EC5A31" w:rsidP="00EC5A31">
      <w:pPr>
        <w:autoSpaceDE w:val="0"/>
        <w:autoSpaceDN w:val="0"/>
        <w:adjustRightInd w:val="0"/>
        <w:rPr>
          <w:ins w:id="854" w:author="clifford beta" w:date="2018-02-06T13:55:00Z"/>
          <w:rFonts w:eastAsia="LiberationSerif"/>
        </w:rPr>
      </w:pPr>
      <w:ins w:id="855" w:author="clifford beta" w:date="2018-02-06T13:55:00Z">
        <w:r>
          <w:rPr>
            <w:rFonts w:eastAsia="LiberationSerif"/>
          </w:rPr>
          <w:t xml:space="preserve">         </w:t>
        </w:r>
        <w:r w:rsidRPr="00441F8A">
          <w:rPr>
            <w:rFonts w:eastAsia="LiberationSerif"/>
          </w:rPr>
          <w:t>This series can more concisely be expressed by</w:t>
        </w:r>
      </w:ins>
    </w:p>
    <w:p w14:paraId="0532E08B" w14:textId="77777777" w:rsidR="00EC5A31" w:rsidRPr="00441F8A" w:rsidRDefault="00EC5A31" w:rsidP="00EC5A31">
      <w:pPr>
        <w:autoSpaceDE w:val="0"/>
        <w:autoSpaceDN w:val="0"/>
        <w:adjustRightInd w:val="0"/>
        <w:rPr>
          <w:ins w:id="856" w:author="clifford beta" w:date="2018-02-06T13:55:00Z"/>
          <w:rFonts w:eastAsia="LiberationSerif"/>
        </w:rPr>
      </w:pPr>
      <w:ins w:id="857" w:author="clifford beta" w:date="2018-02-06T13:55:00Z">
        <w:r>
          <w:rPr>
            <w:rFonts w:eastAsia="LiberationSerif"/>
          </w:rPr>
          <w:t xml:space="preserve">          AF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m:t>
                  </m:r>
                  <m:r>
                    <w:rPr>
                      <w:rFonts w:ascii="Cambria Math" w:eastAsia="LiberationSerif-Italic" w:hAnsi="Cambria Math"/>
                      <w:color w:val="000000"/>
                    </w:rPr>
                    <m:t>kdsin</m:t>
                  </m:r>
                  <m:r>
                    <w:rPr>
                      <w:rFonts w:ascii="Cambria Math" w:eastAsia="LiberationSerif-Italic" w:hAnsi="Cambria Math"/>
                      <w:color w:val="000000"/>
                      <w:vertAlign w:val="subscript"/>
                    </w:rPr>
                    <m:t>θ+</m:t>
                  </m:r>
                  <m:r>
                    <w:rPr>
                      <w:rFonts w:ascii="Cambria Math" w:eastAsia="LiberationSerif-Italic" w:hAnsi="Cambria Math" w:cs="LiberationSerif-Italic" w:hint="eastAsia"/>
                      <w:sz w:val="29"/>
                      <w:szCs w:val="29"/>
                    </w:rPr>
                    <m:t>δ</m:t>
                  </m:r>
                  <m:r>
                    <w:rPr>
                      <w:rFonts w:ascii="Cambria Math" w:eastAsia="LiberationSerif" w:hAnsi="Cambria Math"/>
                    </w:rPr>
                    <m:t>)</m:t>
                  </m:r>
                </m:sup>
              </m:sSup>
            </m:e>
          </m:nary>
        </m:oMath>
        <w:r>
          <w:rPr>
            <w:rFonts w:eastAsia="LiberationSerif"/>
          </w:rPr>
          <w:t xml:space="preserve"> =  </w:t>
        </w:r>
        <m:oMath>
          <m:nary>
            <m:naryPr>
              <m:chr m:val="∑"/>
              <m:grow m:val="1"/>
              <m:ctrlPr>
                <w:rPr>
                  <w:rFonts w:ascii="Cambria Math" w:eastAsia="LiberationSerif" w:hAnsi="Cambria Math"/>
                </w:rPr>
              </m:ctrlPr>
            </m:naryPr>
            <m:sub>
              <m:r>
                <w:rPr>
                  <w:rFonts w:ascii="Cambria Math" w:eastAsia="Cambria Math" w:hAnsi="Cambria Math" w:cs="Cambria Math"/>
                </w:rPr>
                <m:t>n=1</m:t>
              </m:r>
            </m:sub>
            <m:sup>
              <m:r>
                <w:rPr>
                  <w:rFonts w:ascii="Cambria Math" w:eastAsia="Cambria Math" w:hAnsi="Cambria Math" w:cs="Cambria Math"/>
                </w:rPr>
                <m:t>N</m:t>
              </m:r>
            </m:sup>
            <m:e>
              <m:sSup>
                <m:sSupPr>
                  <m:ctrlPr>
                    <w:rPr>
                      <w:rFonts w:ascii="Cambria Math" w:eastAsia="LiberationSerif" w:hAnsi="Cambria Math"/>
                      <w:i/>
                    </w:rPr>
                  </m:ctrlPr>
                </m:sSupPr>
                <m:e>
                  <m:r>
                    <w:rPr>
                      <w:rFonts w:ascii="Cambria Math" w:eastAsia="LiberationSerif" w:hAnsi="Cambria Math"/>
                    </w:rPr>
                    <m:t>e</m:t>
                  </m:r>
                </m:e>
                <m:sup>
                  <m:r>
                    <w:rPr>
                      <w:rFonts w:ascii="Cambria Math" w:eastAsia="LiberationSerif" w:hAnsi="Cambria Math"/>
                    </w:rPr>
                    <m:t>j(n-1)ψ</m:t>
                  </m:r>
                </m:sup>
              </m:sSup>
            </m:e>
          </m:nary>
        </m:oMath>
      </w:ins>
    </w:p>
    <w:p w14:paraId="0BDCF9BC" w14:textId="77777777" w:rsidR="00EC5A31" w:rsidRDefault="00EC5A31" w:rsidP="00EC5A31">
      <w:pPr>
        <w:autoSpaceDE w:val="0"/>
        <w:autoSpaceDN w:val="0"/>
        <w:adjustRightInd w:val="0"/>
        <w:rPr>
          <w:ins w:id="858" w:author="clifford beta" w:date="2018-02-06T13:55:00Z"/>
          <w:rFonts w:eastAsia="LiberationSerif"/>
        </w:rPr>
      </w:pPr>
    </w:p>
    <w:p w14:paraId="37654E7B" w14:textId="77777777" w:rsidR="00EC5A31" w:rsidRDefault="00EC5A31" w:rsidP="00EC5A31">
      <w:pPr>
        <w:autoSpaceDE w:val="0"/>
        <w:autoSpaceDN w:val="0"/>
        <w:adjustRightInd w:val="0"/>
        <w:rPr>
          <w:ins w:id="859" w:author="clifford beta" w:date="2018-02-06T13:55:00Z"/>
          <w:rFonts w:eastAsia="LiberationSerif"/>
        </w:rPr>
      </w:pPr>
      <w:proofErr w:type="gramStart"/>
      <w:ins w:id="860" w:author="clifford beta" w:date="2018-02-06T13:55:00Z">
        <w:r w:rsidRPr="00441F8A">
          <w:rPr>
            <w:rFonts w:eastAsia="LiberationSerif"/>
          </w:rPr>
          <w:t>where</w:t>
        </w:r>
        <w:proofErr w:type="gramEnd"/>
        <w:r w:rsidRPr="00441F8A">
          <w:rPr>
            <w:rFonts w:eastAsia="LiberationSerif"/>
          </w:rPr>
          <w:t xml:space="preserve"> </w:t>
        </w:r>
        <w:r w:rsidRPr="00441F8A">
          <w:rPr>
            <w:rFonts w:eastAsia="LiberationSerif-Italic"/>
            <w:i/>
            <w:iCs/>
          </w:rPr>
          <w:t xml:space="preserve">ψ </w:t>
        </w:r>
        <w:r w:rsidRPr="00441F8A">
          <w:rPr>
            <w:rFonts w:eastAsia="LiberationSerif"/>
          </w:rPr>
          <w:t xml:space="preserve">= </w:t>
        </w:r>
        <w:proofErr w:type="spellStart"/>
        <w:r w:rsidRPr="00441F8A">
          <w:rPr>
            <w:rFonts w:eastAsia="LiberationSerif-Italic"/>
            <w:i/>
            <w:iCs/>
          </w:rPr>
          <w:t>kd</w:t>
        </w:r>
        <w:proofErr w:type="spellEnd"/>
        <w:r w:rsidRPr="00441F8A">
          <w:rPr>
            <w:rFonts w:eastAsia="LiberationSerif-Italic"/>
            <w:i/>
            <w:iCs/>
          </w:rPr>
          <w:t xml:space="preserve"> </w:t>
        </w:r>
        <w:r w:rsidRPr="00441F8A">
          <w:rPr>
            <w:rFonts w:eastAsia="LiberationSerif"/>
          </w:rPr>
          <w:t xml:space="preserve">sin </w:t>
        </w:r>
        <w:r w:rsidRPr="00441F8A">
          <w:rPr>
            <w:rFonts w:eastAsia="LiberationSerif-Italic"/>
            <w:i/>
            <w:iCs/>
          </w:rPr>
          <w:t xml:space="preserve">θ </w:t>
        </w:r>
        <w:r w:rsidRPr="00441F8A">
          <w:rPr>
            <w:rFonts w:eastAsia="LiberationSerif"/>
          </w:rPr>
          <w:t xml:space="preserve">+ </w:t>
        </w:r>
        <w:r w:rsidRPr="00441F8A">
          <w:rPr>
            <w:rFonts w:eastAsia="LiberationSerif-Italic"/>
            <w:i/>
            <w:iCs/>
          </w:rPr>
          <w:t>δ</w:t>
        </w:r>
        <w:r w:rsidRPr="00441F8A">
          <w:rPr>
            <w:rFonts w:eastAsia="LiberationSerif"/>
          </w:rPr>
          <w:t>.</w:t>
        </w:r>
      </w:ins>
    </w:p>
    <w:p w14:paraId="44808C77" w14:textId="77777777" w:rsidR="00EC5A31" w:rsidRPr="00590E1A" w:rsidRDefault="00EC5A31" w:rsidP="00EC5A31">
      <w:pPr>
        <w:autoSpaceDE w:val="0"/>
        <w:autoSpaceDN w:val="0"/>
        <w:adjustRightInd w:val="0"/>
        <w:rPr>
          <w:ins w:id="861" w:author="clifford beta" w:date="2018-02-06T13:55:00Z"/>
          <w:rFonts w:eastAsia="LiberationSerif"/>
        </w:rPr>
      </w:pPr>
      <w:ins w:id="862" w:author="clifford beta" w:date="2018-02-06T13:55:00Z">
        <w:r>
          <w:rPr>
            <w:rFonts w:eastAsia="LiberationSerif"/>
          </w:rPr>
          <w:t xml:space="preserve">The definition of </w:t>
        </w:r>
        <w:r w:rsidRPr="00590E1A">
          <w:rPr>
            <w:rFonts w:eastAsia="LiberationSerif"/>
          </w:rPr>
          <w:t xml:space="preserve">the array </w:t>
        </w:r>
        <w:r>
          <w:rPr>
            <w:rFonts w:eastAsia="LiberationSerif"/>
          </w:rPr>
          <w:t>vector is given as below</w:t>
        </w:r>
      </w:ins>
    </w:p>
    <w:p w14:paraId="12998B86" w14:textId="77777777" w:rsidR="00EC5A31" w:rsidRDefault="00EC5A31" w:rsidP="00EC5A31">
      <w:pPr>
        <w:autoSpaceDE w:val="0"/>
        <w:autoSpaceDN w:val="0"/>
        <w:adjustRightInd w:val="0"/>
        <w:rPr>
          <w:ins w:id="863" w:author="clifford beta" w:date="2018-02-06T13:55:00Z"/>
          <w:rFonts w:eastAsia="LiberationSerif"/>
        </w:rPr>
      </w:pPr>
      <w:ins w:id="864" w:author="clifford beta" w:date="2018-02-06T13:55:00Z">
        <w:r>
          <w:rPr>
            <w:noProof/>
          </w:rPr>
          <w:drawing>
            <wp:inline distT="0" distB="0" distL="0" distR="0" wp14:anchorId="4E05D0A8" wp14:editId="502290E0">
              <wp:extent cx="4467225" cy="1000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225" cy="1000125"/>
                      </a:xfrm>
                      <a:prstGeom prst="rect">
                        <a:avLst/>
                      </a:prstGeom>
                    </pic:spPr>
                  </pic:pic>
                </a:graphicData>
              </a:graphic>
            </wp:inline>
          </w:drawing>
        </w:r>
      </w:ins>
    </w:p>
    <w:p w14:paraId="278A4270" w14:textId="77777777" w:rsidR="00EC5A31" w:rsidRPr="007B3D41" w:rsidRDefault="00EC5A31" w:rsidP="00EC5A31">
      <w:pPr>
        <w:autoSpaceDE w:val="0"/>
        <w:autoSpaceDN w:val="0"/>
        <w:adjustRightInd w:val="0"/>
        <w:rPr>
          <w:ins w:id="865" w:author="clifford beta" w:date="2018-02-06T13:55:00Z"/>
          <w:rFonts w:eastAsia="LiberationSerif"/>
          <w:color w:val="000000"/>
        </w:rPr>
      </w:pPr>
      <w:proofErr w:type="gramStart"/>
      <w:ins w:id="866" w:author="clifford beta" w:date="2018-02-06T13:55:00Z">
        <w:r w:rsidRPr="007B3D41">
          <w:rPr>
            <w:rFonts w:eastAsia="LiberationSerif"/>
            <w:color w:val="000000"/>
          </w:rPr>
          <w:t>where</w:t>
        </w:r>
        <w:proofErr w:type="gramEnd"/>
        <w:r w:rsidRPr="007B3D41">
          <w:rPr>
            <w:rFonts w:eastAsia="LiberationSerif"/>
            <w:color w:val="000000"/>
          </w:rPr>
          <w:t xml:space="preserve"> [ ]</w:t>
        </w:r>
        <w:r w:rsidRPr="007B3D41">
          <w:rPr>
            <w:rFonts w:eastAsia="LiberationSerif-Italic"/>
            <w:i/>
            <w:iCs/>
            <w:color w:val="000000"/>
            <w:vertAlign w:val="superscript"/>
          </w:rPr>
          <w:t>T</w:t>
        </w:r>
        <w:r w:rsidRPr="007B3D41">
          <w:rPr>
            <w:rFonts w:eastAsia="LiberationSerif-Italic"/>
            <w:i/>
            <w:iCs/>
            <w:color w:val="000000"/>
          </w:rPr>
          <w:t xml:space="preserve"> </w:t>
        </w:r>
        <w:r w:rsidRPr="007B3D41">
          <w:rPr>
            <w:rFonts w:eastAsia="LiberationSerif"/>
            <w:color w:val="000000"/>
          </w:rPr>
          <w:t>signifies the transpose of the vector within the brackets.</w:t>
        </w:r>
      </w:ins>
    </w:p>
    <w:p w14:paraId="7E238359" w14:textId="77777777" w:rsidR="00EC5A31" w:rsidRDefault="00EC5A31" w:rsidP="00EC5A31">
      <w:pPr>
        <w:autoSpaceDE w:val="0"/>
        <w:autoSpaceDN w:val="0"/>
        <w:adjustRightInd w:val="0"/>
        <w:rPr>
          <w:ins w:id="867" w:author="clifford beta" w:date="2018-02-06T13:55:00Z"/>
          <w:rFonts w:eastAsia="LiberationSerif"/>
          <w:color w:val="000000"/>
        </w:rPr>
      </w:pPr>
      <w:ins w:id="868" w:author="clifford beta" w:date="2018-02-06T13:55:00Z">
        <w:r w:rsidRPr="007B3D41">
          <w:rPr>
            <w:rFonts w:eastAsia="LiberationSerif"/>
            <w:color w:val="000000"/>
          </w:rPr>
          <w:t xml:space="preserve">The vector is a </w:t>
        </w:r>
        <w:proofErr w:type="spellStart"/>
        <w:r w:rsidRPr="007B3D41">
          <w:rPr>
            <w:rFonts w:eastAsia="LiberationSerif"/>
            <w:color w:val="000000"/>
          </w:rPr>
          <w:t>Vandermonde</w:t>
        </w:r>
        <w:proofErr w:type="spellEnd"/>
        <w:r w:rsidRPr="007B3D41">
          <w:rPr>
            <w:rFonts w:eastAsia="LiberationSerif"/>
            <w:color w:val="000000"/>
          </w:rPr>
          <w:t xml:space="preserve"> vector because it is in the form [1 </w:t>
        </w:r>
        <w:r w:rsidRPr="007B3D41">
          <w:rPr>
            <w:rFonts w:eastAsia="LiberationSerif-Italic"/>
            <w:i/>
            <w:iCs/>
            <w:color w:val="000000"/>
          </w:rPr>
          <w:t xml:space="preserve">z </w:t>
        </w:r>
        <w:r w:rsidRPr="007B3D41">
          <w:rPr>
            <w:rFonts w:eastAsia="LiberationSerif"/>
            <w:color w:val="000000"/>
          </w:rPr>
          <w:t xml:space="preserve">··· </w:t>
        </w:r>
        <w:proofErr w:type="gramStart"/>
        <w:r w:rsidRPr="007B3D41">
          <w:rPr>
            <w:rFonts w:eastAsia="LiberationSerif-Italic"/>
            <w:i/>
            <w:iCs/>
            <w:color w:val="000000"/>
          </w:rPr>
          <w:t>z</w:t>
        </w:r>
        <w:r w:rsidRPr="007B3D41">
          <w:rPr>
            <w:rFonts w:eastAsia="LiberationSerif"/>
            <w:color w:val="000000"/>
          </w:rPr>
          <w:t>(</w:t>
        </w:r>
        <w:proofErr w:type="gramEnd"/>
        <w:r w:rsidRPr="007B3D41">
          <w:rPr>
            <w:rFonts w:eastAsia="LiberationSerif"/>
            <w:color w:val="000000"/>
          </w:rPr>
          <w:t>N–1)</w:t>
        </w:r>
        <w:r>
          <w:rPr>
            <w:rFonts w:eastAsia="LiberationSerif"/>
            <w:color w:val="000000"/>
          </w:rPr>
          <w:t xml:space="preserve">]. In the </w:t>
        </w:r>
        <w:r w:rsidRPr="007B3D41">
          <w:rPr>
            <w:rFonts w:eastAsia="LiberationSerif"/>
            <w:color w:val="000000"/>
          </w:rPr>
          <w:t xml:space="preserve">literature the array vector has been alternatively called: the </w:t>
        </w:r>
        <w:r w:rsidRPr="007B3D41">
          <w:rPr>
            <w:rFonts w:eastAsia="LiberationSerif-Italic"/>
            <w:i/>
            <w:iCs/>
            <w:color w:val="000000"/>
          </w:rPr>
          <w:t>array s</w:t>
        </w:r>
        <w:r>
          <w:rPr>
            <w:rFonts w:eastAsia="LiberationSerif-Italic"/>
            <w:i/>
            <w:iCs/>
            <w:color w:val="000000"/>
          </w:rPr>
          <w:t>teering vector</w:t>
        </w:r>
        <w:r>
          <w:rPr>
            <w:rFonts w:eastAsia="LiberationSerif"/>
            <w:color w:val="000000"/>
          </w:rPr>
          <w:t xml:space="preserve">, the </w:t>
        </w:r>
        <w:r>
          <w:rPr>
            <w:rFonts w:eastAsia="LiberationSerif-Italic"/>
            <w:i/>
            <w:iCs/>
            <w:color w:val="000000"/>
          </w:rPr>
          <w:t>array propagation vector</w:t>
        </w:r>
        <w:r w:rsidRPr="007B3D41">
          <w:rPr>
            <w:rFonts w:eastAsia="LiberationSerif"/>
            <w:color w:val="000000"/>
          </w:rPr>
          <w:t xml:space="preserve">, the </w:t>
        </w:r>
        <w:r>
          <w:rPr>
            <w:rFonts w:eastAsia="LiberationSerif-Italic"/>
            <w:i/>
            <w:iCs/>
            <w:color w:val="000000"/>
          </w:rPr>
          <w:t>array response vector</w:t>
        </w:r>
        <w:r w:rsidRPr="007B3D41">
          <w:rPr>
            <w:rFonts w:eastAsia="LiberationSerif"/>
            <w:color w:val="000000"/>
          </w:rPr>
          <w:t xml:space="preserve">, and the </w:t>
        </w:r>
        <w:r w:rsidRPr="007B3D41">
          <w:rPr>
            <w:rFonts w:eastAsia="LiberationSerif-Italic"/>
            <w:i/>
            <w:iCs/>
            <w:color w:val="000000"/>
          </w:rPr>
          <w:t>array manifold</w:t>
        </w:r>
        <w:r>
          <w:rPr>
            <w:rFonts w:eastAsia="LiberationSerif"/>
            <w:color w:val="000000"/>
          </w:rPr>
          <w:t xml:space="preserve"> </w:t>
        </w:r>
        <w:r>
          <w:rPr>
            <w:rFonts w:eastAsia="LiberationSerif-Italic"/>
            <w:i/>
            <w:iCs/>
            <w:color w:val="000000"/>
          </w:rPr>
          <w:t>vector</w:t>
        </w:r>
        <w:r w:rsidRPr="007B3D41">
          <w:rPr>
            <w:rFonts w:eastAsia="LiberationSerif"/>
            <w:color w:val="000000"/>
          </w:rPr>
          <w:t>. For simplicity’s sake, we call the array vecto</w:t>
        </w:r>
        <w:r>
          <w:rPr>
            <w:rFonts w:eastAsia="LiberationSerif"/>
            <w:color w:val="000000"/>
          </w:rPr>
          <w:t xml:space="preserve">r. Therefore, the array factor, </w:t>
        </w:r>
        <w:r w:rsidRPr="007B3D41">
          <w:rPr>
            <w:rFonts w:eastAsia="LiberationSerif"/>
            <w:color w:val="000000"/>
          </w:rPr>
          <w:t>can alternatively be expressed as the sum of the elements of the array vector.</w:t>
        </w:r>
      </w:ins>
    </w:p>
    <w:p w14:paraId="3372E42B" w14:textId="77777777" w:rsidR="00EC5A31" w:rsidRDefault="00EC5A31" w:rsidP="00EC5A31">
      <w:pPr>
        <w:autoSpaceDE w:val="0"/>
        <w:autoSpaceDN w:val="0"/>
        <w:adjustRightInd w:val="0"/>
        <w:rPr>
          <w:ins w:id="869" w:author="clifford beta" w:date="2018-02-06T13:55:00Z"/>
          <w:rFonts w:eastAsia="LiberationSerif"/>
          <w:color w:val="000000"/>
        </w:rPr>
      </w:pPr>
      <w:ins w:id="870" w:author="clifford beta" w:date="2018-02-06T13:55:00Z">
        <w:r>
          <w:rPr>
            <w:rFonts w:eastAsia="LiberationSerif"/>
            <w:color w:val="000000"/>
          </w:rPr>
          <w:t xml:space="preserve">                                AF = sum (</w:t>
        </w:r>
        <w:r w:rsidRPr="006808C4">
          <w:rPr>
            <w:rFonts w:eastAsia="LiberationSerif"/>
            <w:i/>
            <w:color w:val="000000"/>
          </w:rPr>
          <w:t xml:space="preserve">a </w:t>
        </w:r>
        <w:r>
          <w:rPr>
            <w:rFonts w:eastAsia="LiberationSerif"/>
            <w:color w:val="000000"/>
          </w:rPr>
          <w:t>(</w:t>
        </w:r>
        <w:r w:rsidRPr="00441F8A">
          <w:rPr>
            <w:rFonts w:eastAsia="LiberationSerif-Italic"/>
            <w:i/>
            <w:iCs/>
          </w:rPr>
          <w:t>θ</w:t>
        </w:r>
        <w:r>
          <w:rPr>
            <w:rFonts w:eastAsia="LiberationSerif"/>
            <w:color w:val="000000"/>
          </w:rPr>
          <w:t>))</w:t>
        </w:r>
      </w:ins>
    </w:p>
    <w:p w14:paraId="59A822C1" w14:textId="77777777" w:rsidR="00EC5A31" w:rsidRDefault="00EC5A31" w:rsidP="00EC5A31">
      <w:pPr>
        <w:autoSpaceDE w:val="0"/>
        <w:autoSpaceDN w:val="0"/>
        <w:adjustRightInd w:val="0"/>
        <w:rPr>
          <w:ins w:id="871" w:author="clifford beta" w:date="2018-02-06T13:55:00Z"/>
          <w:rFonts w:eastAsia="LiberationSerif"/>
          <w:color w:val="000000"/>
        </w:rPr>
      </w:pPr>
      <w:ins w:id="872" w:author="clifford beta" w:date="2018-02-06T13:55:00Z">
        <w:r>
          <w:rPr>
            <w:rFonts w:eastAsia="LiberationSerif"/>
            <w:color w:val="000000"/>
          </w:rPr>
          <w:t xml:space="preserve">Which is derived as </w:t>
        </w:r>
      </w:ins>
    </w:p>
    <w:p w14:paraId="224A3DDA" w14:textId="77777777" w:rsidR="00EC5A31" w:rsidRPr="007B3D41" w:rsidRDefault="00EC5A31" w:rsidP="00EC5A31">
      <w:pPr>
        <w:autoSpaceDE w:val="0"/>
        <w:autoSpaceDN w:val="0"/>
        <w:adjustRightInd w:val="0"/>
        <w:rPr>
          <w:ins w:id="873" w:author="clifford beta" w:date="2018-02-06T13:55:00Z"/>
          <w:rFonts w:eastAsia="LiberationSerif"/>
          <w:color w:val="000000"/>
        </w:rPr>
      </w:pPr>
      <w:ins w:id="874" w:author="clifford beta" w:date="2018-02-06T13:55:00Z">
        <w:r>
          <w:rPr>
            <w:rFonts w:eastAsia="LiberationSerif"/>
            <w:color w:val="000000"/>
          </w:rPr>
          <w:t xml:space="preserve">                                 AF = </w:t>
        </w:r>
        <m:oMath>
          <m:f>
            <m:fPr>
              <m:ctrlPr>
                <w:rPr>
                  <w:rFonts w:ascii="Cambria Math" w:eastAsia="LiberationSerif" w:hAnsi="Cambria Math"/>
                  <w:i/>
                  <w:color w:val="000000"/>
                </w:rPr>
              </m:ctrlPr>
            </m:fPr>
            <m:num>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r>
                    <w:rPr>
                      <w:rFonts w:ascii="Cambria Math" w:eastAsia="LiberationSerif" w:hAnsi="Cambria Math"/>
                      <w:color w:val="000000"/>
                    </w:rPr>
                    <m:t>(</m:t>
                  </m:r>
                  <m:f>
                    <m:fPr>
                      <m:ctrlPr>
                        <w:rPr>
                          <w:rFonts w:ascii="Cambria Math" w:eastAsia="LiberationSerif" w:hAnsi="Cambria Math"/>
                          <w:i/>
                          <w:color w:val="000000"/>
                        </w:rPr>
                      </m:ctrlPr>
                    </m:fPr>
                    <m:num>
                      <m:r>
                        <w:rPr>
                          <w:rFonts w:ascii="Cambria Math" w:eastAsia="LiberationSerif" w:hAnsi="Cambria Math"/>
                          <w:color w:val="000000"/>
                        </w:rPr>
                        <m:t>N</m:t>
                      </m:r>
                    </m:num>
                    <m:den>
                      <m:r>
                        <w:rPr>
                          <w:rFonts w:ascii="Cambria Math" w:eastAsia="LiberationSerif" w:hAnsi="Cambria Math"/>
                          <w:color w:val="000000"/>
                        </w:rPr>
                        <m:t>2</m:t>
                      </m:r>
                    </m:den>
                  </m:f>
                  <m:r>
                    <w:rPr>
                      <w:rFonts w:ascii="Cambria Math" w:eastAsia="LiberationSerif" w:hAnsi="Cambria Math"/>
                    </w:rPr>
                    <m:t>ψ</m:t>
                  </m:r>
                  <m:r>
                    <w:rPr>
                      <w:rFonts w:ascii="Cambria Math" w:eastAsia="LiberationSerif" w:hAnsi="Cambria Math"/>
                      <w:color w:val="000000"/>
                    </w:rPr>
                    <m:t>)</m:t>
                  </m:r>
                </m:e>
              </m:func>
            </m:num>
            <m:den>
              <m:func>
                <m:funcPr>
                  <m:ctrlPr>
                    <w:rPr>
                      <w:rFonts w:ascii="Cambria Math" w:eastAsia="LiberationSerif" w:hAnsi="Cambria Math"/>
                      <w:i/>
                      <w:color w:val="000000"/>
                    </w:rPr>
                  </m:ctrlPr>
                </m:funcPr>
                <m:fName>
                  <m:r>
                    <m:rPr>
                      <m:sty m:val="p"/>
                    </m:rPr>
                    <w:rPr>
                      <w:rFonts w:ascii="Cambria Math" w:eastAsia="LiberationSerif" w:hAnsi="Cambria Math"/>
                      <w:color w:val="000000"/>
                    </w:rPr>
                    <m:t>sin</m:t>
                  </m:r>
                </m:fName>
                <m:e>
                  <m:f>
                    <m:fPr>
                      <m:ctrlPr>
                        <w:rPr>
                          <w:rFonts w:ascii="Cambria Math" w:eastAsia="LiberationSerif" w:hAnsi="Cambria Math"/>
                          <w:i/>
                          <w:color w:val="000000"/>
                        </w:rPr>
                      </m:ctrlPr>
                    </m:fPr>
                    <m:num>
                      <m:r>
                        <w:rPr>
                          <w:rFonts w:ascii="Cambria Math" w:eastAsia="LiberationSerif" w:hAnsi="Cambria Math"/>
                        </w:rPr>
                        <m:t>ψ</m:t>
                      </m:r>
                    </m:num>
                    <m:den>
                      <m:r>
                        <w:rPr>
                          <w:rFonts w:ascii="Cambria Math" w:eastAsia="LiberationSerif" w:hAnsi="Cambria Math"/>
                          <w:color w:val="000000"/>
                        </w:rPr>
                        <m:t>2</m:t>
                      </m:r>
                    </m:den>
                  </m:f>
                </m:e>
              </m:func>
            </m:den>
          </m:f>
        </m:oMath>
      </w:ins>
    </w:p>
    <w:p w14:paraId="153391B7" w14:textId="77777777" w:rsidR="00EC5A31" w:rsidRPr="00A12D2C" w:rsidRDefault="00EC5A31" w:rsidP="00EC5A31">
      <w:pPr>
        <w:autoSpaceDE w:val="0"/>
        <w:autoSpaceDN w:val="0"/>
        <w:adjustRightInd w:val="0"/>
        <w:rPr>
          <w:ins w:id="875" w:author="clifford beta" w:date="2018-02-06T13:55:00Z"/>
          <w:rFonts w:eastAsia="LiberationSerif"/>
          <w:color w:val="000000"/>
        </w:rPr>
      </w:pPr>
    </w:p>
    <w:p w14:paraId="7669D1D3" w14:textId="77777777" w:rsidR="00EC5A31" w:rsidRPr="00064F3D" w:rsidRDefault="00EC5A31">
      <w:pPr>
        <w:pStyle w:val="Heading3"/>
        <w:rPr>
          <w:ins w:id="876" w:author="clifford beta" w:date="2018-02-06T13:55:00Z"/>
        </w:rPr>
        <w:pPrChange w:id="877" w:author="clifford beta" w:date="2018-02-06T13:57:00Z">
          <w:pPr>
            <w:autoSpaceDE w:val="0"/>
            <w:autoSpaceDN w:val="0"/>
            <w:adjustRightInd w:val="0"/>
          </w:pPr>
        </w:pPrChange>
      </w:pPr>
      <w:ins w:id="878" w:author="clifford beta" w:date="2018-02-06T13:55:00Z">
        <w:r w:rsidRPr="00064F3D">
          <w:t>CIRCULAR ARRAY</w:t>
        </w:r>
      </w:ins>
    </w:p>
    <w:p w14:paraId="54A37C45" w14:textId="77777777" w:rsidR="00EC5A31" w:rsidRPr="00064F3D" w:rsidRDefault="00EC5A31" w:rsidP="00EC5A31">
      <w:pPr>
        <w:autoSpaceDE w:val="0"/>
        <w:autoSpaceDN w:val="0"/>
        <w:adjustRightInd w:val="0"/>
        <w:rPr>
          <w:ins w:id="879" w:author="clifford beta" w:date="2018-02-06T13:55:00Z"/>
          <w:rFonts w:eastAsia="LiberationSerif"/>
        </w:rPr>
      </w:pPr>
      <w:ins w:id="880" w:author="clifford beta" w:date="2018-02-06T13:55:00Z">
        <w:r w:rsidRPr="00064F3D">
          <w:rPr>
            <w:color w:val="000000"/>
          </w:rPr>
          <w:t>The circular array, in which the elements are placed in a circular ring, is an array configuration of very practical interest. Over the years, applications span radio direction finding, air and space navigation, underground propagation, radar, sonar, and many other systems. More recently, circular arrays have been proposed for wireless communication, and in particular for smart antenna. A</w:t>
        </w:r>
        <w:r w:rsidRPr="00064F3D">
          <w:rPr>
            <w:rFonts w:eastAsia="LiberationSerif"/>
          </w:rPr>
          <w:t xml:space="preserve"> circular array of </w:t>
        </w:r>
        <w:r w:rsidRPr="00064F3D">
          <w:rPr>
            <w:rFonts w:eastAsia="LiberationSerif-Italic"/>
            <w:i/>
            <w:iCs/>
          </w:rPr>
          <w:t xml:space="preserve">N </w:t>
        </w:r>
        <w:r w:rsidRPr="00064F3D">
          <w:rPr>
            <w:rFonts w:eastAsia="LiberationSerif"/>
          </w:rPr>
          <w:t xml:space="preserve">elements in the </w:t>
        </w:r>
        <w:r w:rsidRPr="00064F3D">
          <w:rPr>
            <w:rFonts w:eastAsia="LiberationSerif-Italic"/>
            <w:i/>
            <w:iCs/>
          </w:rPr>
          <w:t>x</w:t>
        </w:r>
        <w:r w:rsidRPr="00064F3D">
          <w:rPr>
            <w:rFonts w:eastAsia="LiberationSerif"/>
          </w:rPr>
          <w:t>-</w:t>
        </w:r>
        <w:r w:rsidRPr="00064F3D">
          <w:rPr>
            <w:rFonts w:eastAsia="LiberationSerif-Italic"/>
            <w:i/>
            <w:iCs/>
          </w:rPr>
          <w:t xml:space="preserve">y </w:t>
        </w:r>
        <w:r w:rsidRPr="00064F3D">
          <w:rPr>
            <w:rFonts w:eastAsia="LiberationSerif"/>
          </w:rPr>
          <w:t xml:space="preserve">plane with radius </w:t>
        </w:r>
        <w:r w:rsidRPr="00064F3D">
          <w:rPr>
            <w:rFonts w:eastAsia="LiberationSerif-Italic"/>
            <w:i/>
            <w:iCs/>
          </w:rPr>
          <w:t>a</w:t>
        </w:r>
        <w:r w:rsidRPr="00064F3D">
          <w:rPr>
            <w:rFonts w:eastAsia="LiberationSerif"/>
          </w:rPr>
          <w:t xml:space="preserve"> may be shown as below</w:t>
        </w:r>
      </w:ins>
    </w:p>
    <w:p w14:paraId="1EE33D35" w14:textId="77777777" w:rsidR="00EC5A31" w:rsidRPr="00064F3D" w:rsidRDefault="00EC5A31" w:rsidP="00EC5A31">
      <w:pPr>
        <w:autoSpaceDE w:val="0"/>
        <w:autoSpaceDN w:val="0"/>
        <w:adjustRightInd w:val="0"/>
        <w:rPr>
          <w:ins w:id="881" w:author="clifford beta" w:date="2018-02-06T13:55:00Z"/>
          <w:rFonts w:eastAsia="LiberationSerif"/>
        </w:rPr>
      </w:pPr>
      <w:ins w:id="882" w:author="clifford beta" w:date="2018-02-06T13:55:00Z">
        <w:r w:rsidRPr="00064F3D">
          <w:rPr>
            <w:rFonts w:eastAsia="LiberationSerif"/>
          </w:rPr>
          <w:lastRenderedPageBreak/>
          <w:t xml:space="preserve">           </w:t>
        </w:r>
        <w:r w:rsidRPr="00064F3D">
          <w:rPr>
            <w:noProof/>
          </w:rPr>
          <w:drawing>
            <wp:inline distT="0" distB="0" distL="0" distR="0" wp14:anchorId="591CC507" wp14:editId="3FBF8DB6">
              <wp:extent cx="5429250" cy="2600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2600325"/>
                      </a:xfrm>
                      <a:prstGeom prst="rect">
                        <a:avLst/>
                      </a:prstGeom>
                    </pic:spPr>
                  </pic:pic>
                </a:graphicData>
              </a:graphic>
            </wp:inline>
          </w:drawing>
        </w:r>
      </w:ins>
    </w:p>
    <w:p w14:paraId="0EAFE170" w14:textId="77777777" w:rsidR="00EC5A31" w:rsidRPr="00064F3D" w:rsidRDefault="00EC5A31" w:rsidP="00EC5A31">
      <w:pPr>
        <w:autoSpaceDE w:val="0"/>
        <w:autoSpaceDN w:val="0"/>
        <w:adjustRightInd w:val="0"/>
        <w:rPr>
          <w:ins w:id="883" w:author="clifford beta" w:date="2018-02-06T13:55:00Z"/>
          <w:rFonts w:eastAsia="LiberationSerif"/>
        </w:rPr>
      </w:pPr>
      <w:ins w:id="884" w:author="clifford beta" w:date="2018-02-06T13:55:00Z">
        <w:r w:rsidRPr="00064F3D">
          <w:rPr>
            <w:rFonts w:eastAsia="LiberationSerif"/>
          </w:rPr>
          <w:t xml:space="preserve">The </w:t>
        </w:r>
        <w:r w:rsidRPr="00064F3D">
          <w:rPr>
            <w:rFonts w:eastAsia="LiberationSerif-Italic"/>
            <w:i/>
            <w:iCs/>
          </w:rPr>
          <w:t>n</w:t>
        </w:r>
        <w:r w:rsidRPr="00064F3D">
          <w:rPr>
            <w:rFonts w:eastAsia="LiberationSerif"/>
            <w:vertAlign w:val="superscript"/>
          </w:rPr>
          <w:t>th</w:t>
        </w:r>
        <w:r w:rsidRPr="00064F3D">
          <w:rPr>
            <w:rFonts w:eastAsia="LiberationSerif"/>
          </w:rPr>
          <w:t xml:space="preserve"> array element is located at the radius </w:t>
        </w:r>
        <w:r w:rsidRPr="00064F3D">
          <w:rPr>
            <w:rFonts w:eastAsia="LiberationSerif-Italic"/>
            <w:i/>
            <w:iCs/>
          </w:rPr>
          <w:t xml:space="preserve">a </w:t>
        </w:r>
        <w:r w:rsidRPr="00064F3D">
          <w:rPr>
            <w:rFonts w:eastAsia="LiberationSerif"/>
          </w:rPr>
          <w:t xml:space="preserve">with the phase angle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3B1DA8">
          <w:rPr>
            <w:rFonts w:eastAsia="LiberationSerif"/>
            <w:sz w:val="28"/>
            <w:szCs w:val="28"/>
          </w:rPr>
          <w:t xml:space="preserve">. </w:t>
        </w:r>
        <w:r w:rsidRPr="00064F3D">
          <w:rPr>
            <w:rFonts w:eastAsia="LiberationSerif"/>
          </w:rPr>
          <w:t xml:space="preserve">Additionally, each element can have an associated weight </w:t>
        </w:r>
        <w:proofErr w:type="spellStart"/>
        <w:r w:rsidRPr="00840844">
          <w:rPr>
            <w:rFonts w:eastAsia="LiberationSerif-Italic"/>
            <w:i/>
            <w:sz w:val="28"/>
            <w:szCs w:val="28"/>
          </w:rPr>
          <w:t>w</w:t>
        </w:r>
        <w:r w:rsidRPr="00524FAA">
          <w:rPr>
            <w:rFonts w:eastAsia="LiberationSerif-Italic"/>
            <w:i/>
            <w:sz w:val="28"/>
            <w:szCs w:val="28"/>
            <w:vertAlign w:val="subscript"/>
          </w:rPr>
          <w:t>n</w:t>
        </w:r>
        <w:proofErr w:type="spellEnd"/>
        <w:r w:rsidRPr="00064F3D">
          <w:rPr>
            <w:rFonts w:eastAsia="LiberationSerif-Italic"/>
            <w:i/>
            <w:iCs/>
          </w:rPr>
          <w:t xml:space="preserve"> </w:t>
        </w:r>
        <w:r w:rsidRPr="00064F3D">
          <w:rPr>
            <w:rFonts w:eastAsia="LiberationSerif"/>
          </w:rPr>
          <w:t xml:space="preserve">and phase </w:t>
        </w:r>
        <w:proofErr w:type="spellStart"/>
        <w:proofErr w:type="gramStart"/>
        <w:r w:rsidRPr="00840844">
          <w:rPr>
            <w:rFonts w:eastAsia="LiberationSerif-Italic"/>
            <w:i/>
            <w:sz w:val="28"/>
            <w:szCs w:val="28"/>
          </w:rPr>
          <w:t>δ</w:t>
        </w:r>
        <w:r w:rsidRPr="00524FAA">
          <w:rPr>
            <w:rFonts w:eastAsia="LiberationSerif-Italic"/>
            <w:i/>
            <w:sz w:val="28"/>
            <w:szCs w:val="28"/>
            <w:vertAlign w:val="subscript"/>
          </w:rPr>
          <w:t>n</w:t>
        </w:r>
        <w:proofErr w:type="spellEnd"/>
        <w:proofErr w:type="gramEnd"/>
        <w:r w:rsidRPr="003B1DA8">
          <w:rPr>
            <w:rFonts w:eastAsia="LiberationSerif"/>
            <w:sz w:val="28"/>
            <w:szCs w:val="28"/>
          </w:rPr>
          <w:t xml:space="preserve">. </w:t>
        </w:r>
        <w:r w:rsidRPr="00064F3D">
          <w:rPr>
            <w:rFonts w:eastAsia="LiberationSerif"/>
          </w:rPr>
          <w:t xml:space="preserve">As before, with the linear array, we assume far-field conditions and will assume that the observation point is such that the position vectors and are parallel. We can now define the unit vector in the direction of each array element </w:t>
        </w:r>
        <w:r w:rsidRPr="00064F3D">
          <w:rPr>
            <w:rFonts w:eastAsia="LiberationSerif-Italic"/>
            <w:i/>
            <w:iCs/>
          </w:rPr>
          <w:t>n</w:t>
        </w:r>
        <w:r w:rsidRPr="00064F3D">
          <w:rPr>
            <w:rFonts w:eastAsia="LiberationSerif"/>
          </w:rPr>
          <w:t>.</w:t>
        </w:r>
      </w:ins>
    </w:p>
    <w:p w14:paraId="0C684E99" w14:textId="77777777" w:rsidR="00EC5A31" w:rsidRPr="00064F3D" w:rsidRDefault="00EC5A31" w:rsidP="00EC5A31">
      <w:pPr>
        <w:autoSpaceDE w:val="0"/>
        <w:autoSpaceDN w:val="0"/>
        <w:adjustRightInd w:val="0"/>
        <w:rPr>
          <w:ins w:id="885" w:author="clifford beta" w:date="2018-02-06T13:55:00Z"/>
          <w:rFonts w:eastAsia="LiberationSerif"/>
          <w:i/>
        </w:rPr>
      </w:pPr>
      <w:ins w:id="886" w:author="clifford beta" w:date="2018-02-06T13:55:00Z">
        <w:r w:rsidRPr="00064F3D">
          <w:rPr>
            <w:b/>
            <w:bCs/>
            <w:noProof/>
            <w:color w:val="000000"/>
          </w:rPr>
          <w:t xml:space="preserve">                                 </w:t>
        </w:r>
        <w:proofErr w:type="spellStart"/>
        <w:proofErr w:type="gramStart"/>
        <w:r w:rsidRPr="3A2FAD0B">
          <w:rPr>
            <w:color w:val="000000"/>
            <w:sz w:val="28"/>
            <w:szCs w:val="28"/>
            <w:rPrChange w:id="887" w:author="Kerry Anne" w:date="2018-02-06T15:15:00Z">
              <w:rPr>
                <w:bCs/>
                <w:noProof/>
                <w:color w:val="000000"/>
                <w:sz w:val="28"/>
              </w:rPr>
            </w:rPrChange>
          </w:rPr>
          <w:t>ρ</w:t>
        </w:r>
        <w:r w:rsidRPr="3A2FAD0B">
          <w:rPr>
            <w:i/>
            <w:color w:val="000000"/>
            <w:sz w:val="28"/>
            <w:szCs w:val="28"/>
            <w:vertAlign w:val="subscript"/>
            <w:rPrChange w:id="888" w:author="Kerry Anne" w:date="2018-02-06T15:15:00Z">
              <w:rPr>
                <w:bCs/>
                <w:i/>
                <w:noProof/>
                <w:color w:val="000000"/>
                <w:sz w:val="28"/>
                <w:vertAlign w:val="subscript"/>
              </w:rPr>
            </w:rPrChange>
          </w:rPr>
          <w:t>n</w:t>
        </w:r>
        <w:proofErr w:type="spellEnd"/>
        <w:proofErr w:type="gramEnd"/>
        <w:r w:rsidRPr="3A2FAD0B">
          <w:rPr>
            <w:color w:val="000000"/>
            <w:rPrChange w:id="889" w:author="Kerry Anne" w:date="2018-02-06T15:15:00Z">
              <w:rPr>
                <w:bCs/>
                <w:noProof/>
                <w:color w:val="000000"/>
              </w:rPr>
            </w:rPrChange>
          </w:rPr>
          <w:t xml:space="preserve"> = </w:t>
        </w:r>
        <w:proofErr w:type="spellStart"/>
        <w:r w:rsidRPr="3A2FAD0B">
          <w:rPr>
            <w:color w:val="000000"/>
            <w:rPrChange w:id="890" w:author="Kerry Anne" w:date="2018-02-06T15:15:00Z">
              <w:rPr>
                <w:bCs/>
                <w:noProof/>
                <w:color w:val="000000"/>
              </w:rPr>
            </w:rPrChange>
          </w:rPr>
          <w:t>cos</w:t>
        </w:r>
        <w:proofErr w:type="spellEnd"/>
        <w:r w:rsidRPr="3A2FAD0B">
          <w:rPr>
            <w:color w:val="000000"/>
            <w:rPrChange w:id="891" w:author="Kerry Anne" w:date="2018-02-06T15:15:00Z">
              <w:rPr>
                <w:bCs/>
                <w:noProof/>
                <w:color w:val="000000"/>
              </w:rPr>
            </w:rPrChange>
          </w:rPr>
          <w:t xml:space="preserve"> </w:t>
        </w:r>
        <w:proofErr w:type="spellStart"/>
        <w:r w:rsidRPr="3A2FAD0B">
          <w:rPr>
            <w:rFonts w:eastAsia="LiberationSerif-Italic"/>
            <w:i/>
            <w:sz w:val="28"/>
            <w:szCs w:val="28"/>
            <w:rPrChange w:id="892" w:author="Kerry Anne" w:date="2018-02-06T15:15:00Z">
              <w:rPr>
                <w:rFonts w:eastAsia="LiberationSerif-Italic"/>
                <w:i/>
                <w:iCs/>
                <w:sz w:val="28"/>
              </w:rPr>
            </w:rPrChange>
          </w:rPr>
          <w:t>ϕ</w:t>
        </w:r>
        <w:r w:rsidRPr="3A2FAD0B">
          <w:rPr>
            <w:rFonts w:eastAsia="LiberationSerif-Italic"/>
            <w:i/>
            <w:sz w:val="28"/>
            <w:szCs w:val="28"/>
            <w:vertAlign w:val="subscript"/>
            <w:rPrChange w:id="893" w:author="Kerry Anne" w:date="2018-02-06T15:15:00Z">
              <w:rPr>
                <w:rFonts w:eastAsia="LiberationSerif-Italic"/>
                <w:i/>
                <w:iCs/>
                <w:sz w:val="28"/>
                <w:vertAlign w:val="subscript"/>
              </w:rPr>
            </w:rPrChange>
          </w:rPr>
          <w:t>n</w:t>
        </w:r>
        <w:proofErr w:type="spellEnd"/>
        <w:r w:rsidRPr="3A2FAD0B">
          <w:rPr>
            <w:rFonts w:eastAsia="LiberationSerif"/>
            <w:sz w:val="28"/>
            <w:szCs w:val="28"/>
            <w:rPrChange w:id="894" w:author="Kerry Anne" w:date="2018-02-06T15:15:00Z">
              <w:rPr>
                <w:rFonts w:eastAsia="LiberationSerif"/>
                <w:sz w:val="28"/>
              </w:rPr>
            </w:rPrChange>
          </w:rPr>
          <w:t xml:space="preserve"> </w:t>
        </w:r>
        <w:r w:rsidRPr="3A2FAD0B">
          <w:rPr>
            <w:rFonts w:eastAsia="LiberationSerif"/>
            <w:i/>
          </w:rPr>
          <w:t xml:space="preserve">x </w:t>
        </w:r>
        <w:r w:rsidRPr="00064F3D">
          <w:rPr>
            <w:rFonts w:eastAsia="LiberationSerif"/>
          </w:rPr>
          <w:t xml:space="preserve">+ sin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524FAA">
          <w:rPr>
            <w:rFonts w:eastAsia="LiberationSerif-Italic"/>
            <w:i/>
            <w:sz w:val="28"/>
            <w:szCs w:val="28"/>
            <w:vertAlign w:val="subscript"/>
          </w:rPr>
          <w:t xml:space="preserve"> </w:t>
        </w:r>
        <w:r w:rsidRPr="3A2FAD0B">
          <w:rPr>
            <w:rFonts w:eastAsia="LiberationSerif"/>
            <w:i/>
          </w:rPr>
          <w:t>y</w:t>
        </w:r>
      </w:ins>
    </w:p>
    <w:p w14:paraId="189BECF2" w14:textId="77777777" w:rsidR="00EC5A31" w:rsidRDefault="00EC5A31" w:rsidP="00EC5A31">
      <w:pPr>
        <w:autoSpaceDE w:val="0"/>
        <w:autoSpaceDN w:val="0"/>
        <w:adjustRightInd w:val="0"/>
        <w:rPr>
          <w:ins w:id="895" w:author="clifford beta" w:date="2018-02-06T13:55:00Z"/>
          <w:rFonts w:eastAsia="LiberationSerif"/>
          <w:color w:val="000000"/>
        </w:rPr>
      </w:pPr>
      <w:ins w:id="896" w:author="clifford beta" w:date="2018-02-06T13:55:00Z">
        <w:r w:rsidRPr="00064F3D">
          <w:rPr>
            <w:rFonts w:eastAsia="LiberationSerif"/>
            <w:color w:val="000000"/>
          </w:rPr>
          <w:t>We can also define the unit vector in the direction of the field point.</w:t>
        </w:r>
      </w:ins>
    </w:p>
    <w:p w14:paraId="30DDBD95" w14:textId="77777777" w:rsidR="00EC5A31" w:rsidRPr="00524FAA" w:rsidRDefault="00EC5A31" w:rsidP="00EC5A31">
      <w:pPr>
        <w:autoSpaceDE w:val="0"/>
        <w:autoSpaceDN w:val="0"/>
        <w:adjustRightInd w:val="0"/>
        <w:rPr>
          <w:ins w:id="897" w:author="clifford beta" w:date="2018-02-06T13:55:00Z"/>
          <w:rFonts w:eastAsia="LiberationSerif-Italic"/>
        </w:rPr>
      </w:pPr>
      <w:ins w:id="898" w:author="clifford beta" w:date="2018-02-06T13:55:00Z">
        <w:r>
          <w:rPr>
            <w:rFonts w:eastAsia="LiberationSerif"/>
            <w:color w:val="000000"/>
          </w:rPr>
          <w:t xml:space="preserve">                                 </w:t>
        </w:r>
        <w:proofErr w:type="gramStart"/>
        <w:r w:rsidRPr="00840844">
          <w:rPr>
            <w:rFonts w:eastAsia="LiberationSerif"/>
            <w:i/>
            <w:color w:val="000000"/>
            <w:sz w:val="28"/>
            <w:szCs w:val="28"/>
          </w:rPr>
          <w:t>r</w:t>
        </w:r>
        <w:r w:rsidRPr="00524FAA">
          <w:rPr>
            <w:rFonts w:eastAsia="LiberationSerif"/>
            <w:i/>
            <w:color w:val="000000"/>
          </w:rPr>
          <w:t xml:space="preserve"> </w:t>
        </w:r>
        <w:r>
          <w:rPr>
            <w:rFonts w:eastAsia="LiberationSerif"/>
            <w:color w:val="000000"/>
          </w:rPr>
          <w:t xml:space="preserve"> =</w:t>
        </w:r>
        <w:proofErr w:type="gramEnd"/>
        <w:r>
          <w:rPr>
            <w:rFonts w:eastAsia="LiberationSerif"/>
            <w:color w:val="000000"/>
          </w:rPr>
          <w:t xml:space="preserve"> sin </w:t>
        </w:r>
        <w:r w:rsidRPr="00064F3D">
          <w:rPr>
            <w:rFonts w:eastAsia="LiberationSerif-Italic"/>
            <w:i/>
            <w:iCs/>
            <w:color w:val="000000"/>
          </w:rPr>
          <w:t>θ</w:t>
        </w:r>
        <w:r>
          <w:rPr>
            <w:rFonts w:eastAsia="LiberationSerif"/>
            <w:color w:val="000000"/>
          </w:rPr>
          <w:t xml:space="preserve"> </w:t>
        </w:r>
        <w:proofErr w:type="spellStart"/>
        <w:r>
          <w:rPr>
            <w:rFonts w:eastAsia="LiberationSerif"/>
            <w:color w:val="000000"/>
          </w:rPr>
          <w:t>cos</w:t>
        </w:r>
        <w:proofErr w:type="spellEnd"/>
        <w:r>
          <w:rPr>
            <w:rFonts w:eastAsia="LiberationSerif"/>
            <w:color w:val="000000"/>
          </w:rPr>
          <w:t xml:space="preserve">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Pr>
            <w:rFonts w:eastAsia="LiberationSerif-Italic"/>
            <w:i/>
            <w:iCs/>
            <w:vertAlign w:val="subscript"/>
          </w:rPr>
          <w:t xml:space="preserve"> </w:t>
        </w:r>
        <w:r>
          <w:rPr>
            <w:rFonts w:eastAsia="LiberationSerif-Italic"/>
            <w:i/>
            <w:iCs/>
          </w:rPr>
          <w:t xml:space="preserve">x </w:t>
        </w:r>
        <w:r w:rsidRPr="00840844">
          <w:rPr>
            <w:rFonts w:eastAsia="LiberationSerif-Italic"/>
          </w:rPr>
          <w:t>+ sin</w:t>
        </w:r>
        <w:r w:rsidRPr="001B44D0">
          <w:rPr>
            <w:rFonts w:eastAsia="LiberationSerif-Italic"/>
            <w:i/>
            <w:iCs/>
            <w:color w:val="000000"/>
          </w:rPr>
          <w:t xml:space="preserve"> </w:t>
        </w:r>
        <w:r w:rsidRPr="00064F3D">
          <w:rPr>
            <w:rFonts w:eastAsia="LiberationSerif-Italic"/>
            <w:i/>
            <w:iCs/>
            <w:color w:val="000000"/>
          </w:rPr>
          <w:t>θ</w:t>
        </w:r>
        <w:r>
          <w:rPr>
            <w:rFonts w:eastAsia="LiberationSerif"/>
            <w:color w:val="000000"/>
          </w:rPr>
          <w:t xml:space="preserve"> sin </w:t>
        </w:r>
        <w:proofErr w:type="spellStart"/>
        <w:r w:rsidRPr="00840844">
          <w:rPr>
            <w:rFonts w:eastAsia="LiberationSerif-Italic"/>
            <w:i/>
            <w:sz w:val="28"/>
            <w:szCs w:val="28"/>
          </w:rPr>
          <w:t>ϕ</w:t>
        </w:r>
        <w:r w:rsidRPr="00524FAA">
          <w:rPr>
            <w:rFonts w:eastAsia="LiberationSerif-Italic"/>
            <w:i/>
            <w:sz w:val="28"/>
            <w:szCs w:val="28"/>
            <w:vertAlign w:val="subscript"/>
          </w:rPr>
          <w:t>n</w:t>
        </w:r>
        <w:proofErr w:type="spellEnd"/>
        <w:r w:rsidRPr="00064F3D">
          <w:rPr>
            <w:rFonts w:eastAsia="LiberationSerif-Italic"/>
            <w:i/>
            <w:iCs/>
            <w:vertAlign w:val="subscript"/>
          </w:rPr>
          <w:t xml:space="preserve"> </w:t>
        </w:r>
        <w:r w:rsidRPr="00840844">
          <w:rPr>
            <w:rFonts w:eastAsia="LiberationSerif"/>
            <w:i/>
          </w:rPr>
          <w:t>y</w:t>
        </w:r>
        <w:r w:rsidRPr="00524FAA">
          <w:rPr>
            <w:rFonts w:eastAsia="LiberationSerif"/>
            <w:i/>
          </w:rPr>
          <w:t xml:space="preserve"> </w:t>
        </w:r>
        <w:r>
          <w:rPr>
            <w:rFonts w:eastAsia="LiberationSerif"/>
          </w:rPr>
          <w:t xml:space="preserve">+ </w:t>
        </w:r>
        <w:proofErr w:type="spellStart"/>
        <w:r>
          <w:rPr>
            <w:rFonts w:eastAsia="LiberationSerif"/>
          </w:rPr>
          <w:t>cos</w:t>
        </w:r>
        <w:proofErr w:type="spellEnd"/>
        <w:r>
          <w:rPr>
            <w:rFonts w:eastAsia="LiberationSerif"/>
          </w:rPr>
          <w:t xml:space="preserve"> </w:t>
        </w:r>
        <w:r w:rsidRPr="00064F3D">
          <w:rPr>
            <w:rFonts w:eastAsia="LiberationSerif-Italic"/>
            <w:i/>
            <w:iCs/>
            <w:color w:val="000000"/>
          </w:rPr>
          <w:t>θ</w:t>
        </w:r>
        <w:r w:rsidRPr="00840844">
          <w:rPr>
            <w:rFonts w:eastAsia="LiberationSerif"/>
            <w:i/>
            <w:color w:val="000000"/>
          </w:rPr>
          <w:t xml:space="preserve"> z</w:t>
        </w:r>
      </w:ins>
    </w:p>
    <w:p w14:paraId="45BEC369" w14:textId="77777777" w:rsidR="00EC5A31" w:rsidRDefault="00EC5A31" w:rsidP="00EC5A31">
      <w:pPr>
        <w:autoSpaceDE w:val="0"/>
        <w:autoSpaceDN w:val="0"/>
        <w:adjustRightInd w:val="0"/>
        <w:rPr>
          <w:ins w:id="899" w:author="clifford beta" w:date="2018-02-06T13:55:00Z"/>
          <w:rFonts w:eastAsia="LiberationSerif"/>
          <w:color w:val="000000"/>
        </w:rPr>
      </w:pPr>
      <w:ins w:id="900" w:author="clifford beta" w:date="2018-02-06T13:55:00Z">
        <w:r w:rsidRPr="00064F3D">
          <w:rPr>
            <w:rFonts w:eastAsia="LiberationSerif"/>
            <w:color w:val="000000"/>
          </w:rPr>
          <w:t xml:space="preserve">It can be shown that the distance </w:t>
        </w:r>
        <w:proofErr w:type="spellStart"/>
        <w:r w:rsidRPr="00064F3D">
          <w:rPr>
            <w:rFonts w:eastAsia="LiberationSerif-Italic"/>
            <w:i/>
            <w:iCs/>
            <w:color w:val="000000"/>
          </w:rPr>
          <w:t>r</w:t>
        </w:r>
        <w:r w:rsidRPr="00171DAC">
          <w:rPr>
            <w:rFonts w:eastAsia="LiberationSerif-Italic"/>
            <w:i/>
            <w:iCs/>
            <w:color w:val="000000"/>
            <w:vertAlign w:val="subscript"/>
          </w:rPr>
          <w:t>n</w:t>
        </w:r>
        <w:proofErr w:type="spellEnd"/>
        <w:r w:rsidRPr="00064F3D">
          <w:rPr>
            <w:rFonts w:eastAsia="LiberationSerif-Italic"/>
            <w:i/>
            <w:iCs/>
            <w:color w:val="000000"/>
          </w:rPr>
          <w:t xml:space="preserve"> </w:t>
        </w:r>
        <w:r w:rsidRPr="00064F3D">
          <w:rPr>
            <w:rFonts w:eastAsia="LiberationSerif"/>
            <w:color w:val="000000"/>
          </w:rPr>
          <w:t xml:space="preserve">is less than the distance </w:t>
        </w:r>
        <w:r w:rsidRPr="00064F3D">
          <w:rPr>
            <w:rFonts w:eastAsia="LiberationSerif-Italic"/>
            <w:i/>
            <w:iCs/>
            <w:color w:val="000000"/>
          </w:rPr>
          <w:t xml:space="preserve">r </w:t>
        </w:r>
        <w:r w:rsidRPr="00064F3D">
          <w:rPr>
            <w:rFonts w:eastAsia="LiberationSerif"/>
            <w:color w:val="000000"/>
          </w:rPr>
          <w:t>by the scalar projection of</w:t>
        </w:r>
        <w:r>
          <w:rPr>
            <w:rFonts w:eastAsia="LiberationSerif"/>
            <w:color w:val="000000"/>
          </w:rPr>
          <w:t xml:space="preserve"> </w:t>
        </w:r>
        <w:proofErr w:type="spellStart"/>
        <w:r w:rsidRPr="00064F3D">
          <w:rPr>
            <w:b/>
            <w:bCs/>
            <w:noProof/>
            <w:color w:val="000000"/>
          </w:rPr>
          <w:t>ρ</w:t>
        </w:r>
        <w:r w:rsidRPr="3A2FAD0B">
          <w:rPr>
            <w:b/>
            <w:i/>
            <w:color w:val="000000"/>
            <w:vertAlign w:val="subscript"/>
            <w:rPrChange w:id="901" w:author="Kerry Anne" w:date="2018-02-06T15:15:00Z">
              <w:rPr>
                <w:b/>
                <w:bCs/>
                <w:i/>
                <w:noProof/>
                <w:color w:val="000000"/>
                <w:vertAlign w:val="subscript"/>
              </w:rPr>
            </w:rPrChange>
          </w:rPr>
          <w:t>n</w:t>
        </w:r>
        <w:proofErr w:type="spellEnd"/>
        <w:r>
          <w:rPr>
            <w:rFonts w:eastAsia="LiberationSerif"/>
            <w:color w:val="000000"/>
          </w:rPr>
          <w:t xml:space="preserve"> </w:t>
        </w:r>
        <w:r w:rsidRPr="00064F3D">
          <w:rPr>
            <w:rFonts w:eastAsia="LiberationSerif"/>
            <w:color w:val="000000"/>
          </w:rPr>
          <w:t xml:space="preserve">onto </w:t>
        </w:r>
        <w:r w:rsidRPr="00840844">
          <w:rPr>
            <w:rFonts w:eastAsia="LiberationSerif"/>
            <w:i/>
            <w:color w:val="000000"/>
          </w:rPr>
          <w:t>r</w:t>
        </w:r>
        <w:r w:rsidRPr="00064F3D">
          <w:rPr>
            <w:rFonts w:eastAsia="LiberationSerif"/>
            <w:color w:val="000000"/>
          </w:rPr>
          <w:t>. Thus,</w:t>
        </w:r>
      </w:ins>
    </w:p>
    <w:p w14:paraId="425B7B85" w14:textId="77777777" w:rsidR="00EC5A31" w:rsidRPr="00C8258D" w:rsidRDefault="00EC5A31" w:rsidP="00EC5A31">
      <w:pPr>
        <w:autoSpaceDE w:val="0"/>
        <w:autoSpaceDN w:val="0"/>
        <w:adjustRightInd w:val="0"/>
        <w:rPr>
          <w:ins w:id="902" w:author="clifford beta" w:date="2018-02-06T13:55:00Z"/>
          <w:rFonts w:eastAsia="LiberationSerif"/>
          <w:i/>
          <w:color w:val="000000"/>
        </w:rPr>
      </w:pPr>
      <w:ins w:id="903" w:author="clifford beta" w:date="2018-02-06T13:55:00Z">
        <w:r>
          <w:rPr>
            <w:rFonts w:eastAsia="LiberationSerif"/>
            <w:color w:val="000000"/>
          </w:rPr>
          <w:t xml:space="preserve">                                         </w:t>
        </w:r>
        <w:proofErr w:type="spellStart"/>
        <w:proofErr w:type="gramStart"/>
        <w:r w:rsidRPr="00840844">
          <w:rPr>
            <w:rFonts w:eastAsia="LiberationSerif"/>
            <w:i/>
            <w:color w:val="000000"/>
            <w:sz w:val="28"/>
            <w:szCs w:val="28"/>
          </w:rPr>
          <w:t>r</w:t>
        </w:r>
        <w:r w:rsidRPr="00524FAA">
          <w:rPr>
            <w:rFonts w:eastAsia="LiberationSerif"/>
            <w:i/>
            <w:color w:val="000000"/>
            <w:sz w:val="28"/>
            <w:szCs w:val="28"/>
            <w:vertAlign w:val="subscript"/>
          </w:rPr>
          <w:t>n</w:t>
        </w:r>
        <w:proofErr w:type="spellEnd"/>
        <w:proofErr w:type="gramEnd"/>
        <w:r>
          <w:rPr>
            <w:rFonts w:eastAsia="LiberationSerif"/>
            <w:color w:val="000000"/>
          </w:rPr>
          <w:t xml:space="preserve"> = </w:t>
        </w:r>
        <w:r w:rsidRPr="00840844">
          <w:rPr>
            <w:rFonts w:eastAsia="LiberationSerif"/>
            <w:i/>
            <w:color w:val="000000"/>
            <w:sz w:val="28"/>
            <w:szCs w:val="28"/>
          </w:rPr>
          <w:t xml:space="preserve">r </w:t>
        </w:r>
        <w:r w:rsidRPr="00524FAA">
          <w:rPr>
            <w:rFonts w:eastAsia="LiberationSerif"/>
            <w:color w:val="000000"/>
            <w:sz w:val="28"/>
            <w:szCs w:val="28"/>
          </w:rPr>
          <w:t xml:space="preserve">- </w:t>
        </w:r>
        <w:r w:rsidRPr="003B1DA8">
          <w:rPr>
            <w:rFonts w:eastAsia="LiberationSerif"/>
            <w:i/>
            <w:color w:val="000000"/>
            <w:sz w:val="28"/>
            <w:szCs w:val="28"/>
          </w:rPr>
          <w:t>a</w:t>
        </w:r>
        <w:r w:rsidRPr="3A2FAD0B">
          <w:rPr>
            <w:b/>
            <w:color w:val="000000"/>
            <w:sz w:val="28"/>
            <w:szCs w:val="28"/>
            <w:rPrChange w:id="904" w:author="Kerry Anne" w:date="2018-02-06T15:15:00Z">
              <w:rPr>
                <w:b/>
                <w:bCs/>
                <w:noProof/>
                <w:color w:val="000000"/>
                <w:sz w:val="28"/>
              </w:rPr>
            </w:rPrChange>
          </w:rPr>
          <w:t xml:space="preserve"> </w:t>
        </w:r>
        <w:proofErr w:type="spellStart"/>
        <w:r w:rsidRPr="3A2FAD0B">
          <w:rPr>
            <w:color w:val="000000"/>
            <w:sz w:val="28"/>
            <w:szCs w:val="28"/>
            <w:rPrChange w:id="905" w:author="Kerry Anne" w:date="2018-02-06T15:15:00Z">
              <w:rPr>
                <w:bCs/>
                <w:noProof/>
                <w:color w:val="000000"/>
                <w:sz w:val="28"/>
              </w:rPr>
            </w:rPrChange>
          </w:rPr>
          <w:t>ρ</w:t>
        </w:r>
        <w:r w:rsidRPr="3A2FAD0B">
          <w:rPr>
            <w:i/>
            <w:color w:val="000000"/>
            <w:sz w:val="28"/>
            <w:szCs w:val="28"/>
            <w:vertAlign w:val="subscript"/>
            <w:rPrChange w:id="906" w:author="Kerry Anne" w:date="2018-02-06T15:15:00Z">
              <w:rPr>
                <w:bCs/>
                <w:i/>
                <w:noProof/>
                <w:color w:val="000000"/>
                <w:sz w:val="28"/>
                <w:vertAlign w:val="subscript"/>
              </w:rPr>
            </w:rPrChange>
          </w:rPr>
          <w:t>n</w:t>
        </w:r>
        <w:proofErr w:type="spellEnd"/>
        <w:r w:rsidRPr="3A2FAD0B">
          <w:rPr>
            <w:b/>
            <w:i/>
            <w:color w:val="000000"/>
            <w:sz w:val="28"/>
            <w:szCs w:val="28"/>
            <w:vertAlign w:val="subscript"/>
            <w:rPrChange w:id="907" w:author="Kerry Anne" w:date="2018-02-06T15:15:00Z">
              <w:rPr>
                <w:b/>
                <w:bCs/>
                <w:i/>
                <w:noProof/>
                <w:color w:val="000000"/>
                <w:sz w:val="28"/>
                <w:vertAlign w:val="subscript"/>
              </w:rPr>
            </w:rPrChange>
          </w:rPr>
          <w:t xml:space="preserve"> . </w:t>
        </w:r>
        <w:proofErr w:type="gramStart"/>
        <w:r w:rsidRPr="3A2FAD0B">
          <w:rPr>
            <w:i/>
            <w:color w:val="000000"/>
            <w:sz w:val="28"/>
            <w:szCs w:val="28"/>
            <w:rPrChange w:id="908" w:author="Kerry Anne" w:date="2018-02-06T15:15:00Z">
              <w:rPr>
                <w:bCs/>
                <w:i/>
                <w:noProof/>
                <w:color w:val="000000"/>
                <w:sz w:val="28"/>
              </w:rPr>
            </w:rPrChange>
          </w:rPr>
          <w:t>r</w:t>
        </w:r>
        <w:proofErr w:type="gramEnd"/>
      </w:ins>
    </w:p>
    <w:p w14:paraId="4A9E7821" w14:textId="77777777" w:rsidR="00EC5A31" w:rsidRDefault="00EC5A31" w:rsidP="00EC5A31">
      <w:pPr>
        <w:autoSpaceDE w:val="0"/>
        <w:autoSpaceDN w:val="0"/>
        <w:adjustRightInd w:val="0"/>
        <w:rPr>
          <w:ins w:id="909" w:author="clifford beta" w:date="2018-02-06T13:55:00Z"/>
          <w:rFonts w:eastAsia="LiberationSerif"/>
          <w:color w:val="000000"/>
        </w:rPr>
      </w:pPr>
      <w:proofErr w:type="gramStart"/>
      <w:ins w:id="910" w:author="clifford beta" w:date="2018-02-06T13:55:00Z">
        <w:r w:rsidRPr="00064F3D">
          <w:rPr>
            <w:rFonts w:eastAsia="LiberationSerif"/>
            <w:color w:val="000000"/>
          </w:rPr>
          <w:t>with</w:t>
        </w:r>
        <w:proofErr w:type="gramEnd"/>
      </w:ins>
    </w:p>
    <w:p w14:paraId="3C736986" w14:textId="77777777" w:rsidR="00EC5A31" w:rsidRPr="00A87AAD" w:rsidRDefault="00EC5A31" w:rsidP="00EC5A31">
      <w:pPr>
        <w:autoSpaceDE w:val="0"/>
        <w:autoSpaceDN w:val="0"/>
        <w:adjustRightInd w:val="0"/>
        <w:rPr>
          <w:ins w:id="911" w:author="clifford beta" w:date="2018-02-06T13:55:00Z"/>
          <w:rFonts w:eastAsia="LiberationSerif"/>
          <w:color w:val="000000"/>
        </w:rPr>
      </w:pPr>
      <w:ins w:id="912" w:author="clifford beta" w:date="2018-02-06T13:55:00Z">
        <w:r w:rsidRPr="00840844">
          <w:rPr>
            <w:rFonts w:eastAsia="LiberationSerif"/>
            <w:color w:val="000000"/>
            <w:sz w:val="28"/>
            <w:szCs w:val="28"/>
          </w:rPr>
          <w:t xml:space="preserve">             </w:t>
        </w:r>
        <w:proofErr w:type="spellStart"/>
        <w:proofErr w:type="gramStart"/>
        <w:r w:rsidRPr="3A2FAD0B">
          <w:rPr>
            <w:color w:val="000000"/>
            <w:sz w:val="28"/>
            <w:szCs w:val="28"/>
            <w:rPrChange w:id="913" w:author="Kerry Anne" w:date="2018-02-06T15:15:00Z">
              <w:rPr>
                <w:bCs/>
                <w:noProof/>
                <w:color w:val="000000"/>
                <w:sz w:val="28"/>
              </w:rPr>
            </w:rPrChange>
          </w:rPr>
          <w:t>ρ</w:t>
        </w:r>
        <w:r w:rsidRPr="3A2FAD0B">
          <w:rPr>
            <w:i/>
            <w:color w:val="000000"/>
            <w:sz w:val="28"/>
            <w:szCs w:val="28"/>
            <w:vertAlign w:val="subscript"/>
            <w:rPrChange w:id="914" w:author="Kerry Anne" w:date="2018-02-06T15:15:00Z">
              <w:rPr>
                <w:bCs/>
                <w:i/>
                <w:noProof/>
                <w:color w:val="000000"/>
                <w:sz w:val="28"/>
                <w:vertAlign w:val="subscript"/>
              </w:rPr>
            </w:rPrChange>
          </w:rPr>
          <w:t>n</w:t>
        </w:r>
        <w:proofErr w:type="spellEnd"/>
        <w:r w:rsidRPr="3A2FAD0B">
          <w:rPr>
            <w:i/>
            <w:color w:val="000000"/>
            <w:sz w:val="28"/>
            <w:szCs w:val="28"/>
            <w:vertAlign w:val="subscript"/>
            <w:rPrChange w:id="915" w:author="Kerry Anne" w:date="2018-02-06T15:15:00Z">
              <w:rPr>
                <w:bCs/>
                <w:i/>
                <w:noProof/>
                <w:color w:val="000000"/>
                <w:sz w:val="28"/>
                <w:vertAlign w:val="subscript"/>
              </w:rPr>
            </w:rPrChange>
          </w:rPr>
          <w:t xml:space="preserve"> .</w:t>
        </w:r>
        <w:proofErr w:type="gramEnd"/>
        <w:r w:rsidRPr="3A2FAD0B">
          <w:rPr>
            <w:i/>
            <w:color w:val="000000"/>
            <w:sz w:val="28"/>
            <w:szCs w:val="28"/>
            <w:vertAlign w:val="subscript"/>
            <w:rPrChange w:id="916" w:author="Kerry Anne" w:date="2018-02-06T15:15:00Z">
              <w:rPr>
                <w:bCs/>
                <w:i/>
                <w:noProof/>
                <w:color w:val="000000"/>
                <w:sz w:val="28"/>
                <w:vertAlign w:val="subscript"/>
              </w:rPr>
            </w:rPrChange>
          </w:rPr>
          <w:t xml:space="preserve"> </w:t>
        </w:r>
        <w:r w:rsidRPr="3A2FAD0B">
          <w:rPr>
            <w:i/>
            <w:color w:val="000000"/>
            <w:sz w:val="28"/>
            <w:szCs w:val="28"/>
            <w:rPrChange w:id="917" w:author="Kerry Anne" w:date="2018-02-06T15:15:00Z">
              <w:rPr>
                <w:bCs/>
                <w:i/>
                <w:noProof/>
                <w:color w:val="000000"/>
                <w:sz w:val="28"/>
              </w:rPr>
            </w:rPrChange>
          </w:rPr>
          <w:t xml:space="preserve">r </w:t>
        </w:r>
        <w:r w:rsidRPr="3A2FAD0B">
          <w:rPr>
            <w:color w:val="000000"/>
            <w:rPrChange w:id="918" w:author="Kerry Anne" w:date="2018-02-06T15:15:00Z">
              <w:rPr>
                <w:bCs/>
                <w:noProof/>
                <w:color w:val="000000"/>
              </w:rPr>
            </w:rPrChange>
          </w:rPr>
          <w:t xml:space="preserve">= sin </w:t>
        </w:r>
        <w:r w:rsidRPr="00064F3D">
          <w:rPr>
            <w:rFonts w:eastAsia="LiberationSerif-Italic"/>
            <w:i/>
            <w:iCs/>
            <w:color w:val="000000"/>
          </w:rPr>
          <w:t>θ</w:t>
        </w:r>
        <w:r w:rsidRPr="00840844">
          <w:rPr>
            <w:rFonts w:eastAsia="LiberationSerif"/>
            <w:i/>
            <w:color w:val="000000"/>
          </w:rPr>
          <w:t xml:space="preserve"> </w:t>
        </w:r>
        <w:proofErr w:type="spellStart"/>
        <w:r>
          <w:rPr>
            <w:rFonts w:eastAsia="LiberationSerif"/>
            <w:color w:val="000000"/>
          </w:rPr>
          <w:t>cos</w:t>
        </w:r>
        <w:proofErr w:type="spellEnd"/>
        <w:r>
          <w:rPr>
            <w:rFonts w:eastAsia="LiberationSerif"/>
            <w:color w:val="000000"/>
          </w:rPr>
          <w:t xml:space="preserve"> </w:t>
        </w:r>
        <w:r w:rsidRPr="00840844">
          <w:rPr>
            <w:rFonts w:eastAsia="LiberationSerif-Italic"/>
            <w:i/>
            <w:sz w:val="28"/>
            <w:szCs w:val="28"/>
          </w:rPr>
          <w:t>ϕ</w:t>
        </w:r>
        <w:r>
          <w:rPr>
            <w:rFonts w:eastAsia="LiberationSerif-Italic"/>
            <w:i/>
            <w:iCs/>
          </w:rPr>
          <w:t xml:space="preserve"> </w:t>
        </w:r>
        <w:proofErr w:type="spellStart"/>
        <w:r w:rsidRPr="00840844">
          <w:rPr>
            <w:rFonts w:eastAsia="LiberationSerif-Italic"/>
          </w:rPr>
          <w:t>cos</w:t>
        </w:r>
        <w:proofErr w:type="spellEnd"/>
        <w:r w:rsidRPr="00524FAA">
          <w:rPr>
            <w:rFonts w:eastAsia="LiberationSerif-Italic"/>
            <w:i/>
            <w:sz w:val="28"/>
            <w:szCs w:val="28"/>
          </w:rPr>
          <w:t xml:space="preserve"> </w:t>
        </w:r>
        <w:proofErr w:type="spellStart"/>
        <w:proofErr w:type="gramStart"/>
        <w:r w:rsidRPr="003B1DA8">
          <w:rPr>
            <w:rFonts w:eastAsia="LiberationSerif-Italic"/>
            <w:i/>
            <w:sz w:val="28"/>
            <w:szCs w:val="28"/>
          </w:rPr>
          <w:t>ϕ</w:t>
        </w:r>
        <w:r w:rsidRPr="007A2735">
          <w:rPr>
            <w:rFonts w:eastAsia="LiberationSerif-Italic"/>
            <w:i/>
            <w:sz w:val="28"/>
            <w:szCs w:val="28"/>
            <w:vertAlign w:val="subscript"/>
          </w:rPr>
          <w:t>n</w:t>
        </w:r>
        <w:proofErr w:type="spellEnd"/>
        <w:r w:rsidRPr="007A2735">
          <w:rPr>
            <w:rFonts w:eastAsia="LiberationSerif-Italic"/>
            <w:i/>
            <w:sz w:val="28"/>
            <w:szCs w:val="28"/>
            <w:vertAlign w:val="subscript"/>
          </w:rPr>
          <w:t xml:space="preserve">  </w:t>
        </w:r>
        <w:r w:rsidRPr="00847298">
          <w:rPr>
            <w:rFonts w:eastAsia="LiberationSerif-Italic"/>
          </w:rPr>
          <w:t>+</w:t>
        </w:r>
        <w:proofErr w:type="gramEnd"/>
        <w:r w:rsidRPr="00847298">
          <w:rPr>
            <w:rFonts w:eastAsia="LiberationSerif-Italic"/>
          </w:rPr>
          <w:t xml:space="preserve"> sin </w:t>
        </w:r>
        <w:r w:rsidRPr="00064F3D">
          <w:rPr>
            <w:rFonts w:eastAsia="LiberationSerif-Italic"/>
            <w:i/>
            <w:iCs/>
            <w:color w:val="000000"/>
          </w:rPr>
          <w:t>θ</w:t>
        </w:r>
        <w:r w:rsidRPr="00840844">
          <w:rPr>
            <w:rFonts w:eastAsia="LiberationSerif"/>
            <w:i/>
            <w:color w:val="000000"/>
          </w:rPr>
          <w:t xml:space="preserve"> </w:t>
        </w:r>
        <w:r>
          <w:rPr>
            <w:rFonts w:eastAsia="LiberationSerif"/>
            <w:color w:val="000000"/>
          </w:rPr>
          <w:t xml:space="preserve">sin </w:t>
        </w:r>
        <w:r w:rsidRPr="00840844">
          <w:rPr>
            <w:rFonts w:eastAsia="LiberationSerif-Italic"/>
            <w:i/>
            <w:sz w:val="28"/>
            <w:szCs w:val="28"/>
          </w:rPr>
          <w:t>ϕ</w:t>
        </w:r>
        <w:r>
          <w:rPr>
            <w:rFonts w:eastAsia="LiberationSerif-Italic"/>
            <w:i/>
            <w:iCs/>
          </w:rPr>
          <w:t xml:space="preserve"> </w:t>
        </w:r>
        <w:r w:rsidRPr="00840844">
          <w:rPr>
            <w:rFonts w:eastAsia="LiberationSerif-Italic"/>
          </w:rPr>
          <w:t xml:space="preserve">sin </w:t>
        </w:r>
        <w:proofErr w:type="spellStart"/>
        <w:r w:rsidRPr="00524FAA">
          <w:rPr>
            <w:rFonts w:eastAsia="LiberationSerif-Italic"/>
            <w:i/>
            <w:sz w:val="28"/>
            <w:szCs w:val="28"/>
          </w:rPr>
          <w:t>ϕ</w:t>
        </w:r>
        <w:r w:rsidRPr="003B1DA8">
          <w:rPr>
            <w:rFonts w:eastAsia="LiberationSerif-Italic"/>
            <w:i/>
            <w:sz w:val="28"/>
            <w:szCs w:val="28"/>
            <w:vertAlign w:val="subscript"/>
          </w:rPr>
          <w:t>n</w:t>
        </w:r>
        <w:proofErr w:type="spellEnd"/>
        <w:r w:rsidRPr="003B1DA8">
          <w:rPr>
            <w:rFonts w:eastAsia="LiberationSerif-Italic"/>
            <w:i/>
            <w:sz w:val="28"/>
            <w:szCs w:val="28"/>
            <w:vertAlign w:val="subscript"/>
          </w:rPr>
          <w:t xml:space="preserve"> </w:t>
        </w:r>
        <w:r w:rsidRPr="007A2735">
          <w:rPr>
            <w:rFonts w:eastAsia="LiberationSerif-Italic"/>
          </w:rPr>
          <w:t xml:space="preserve">= sin </w:t>
        </w:r>
        <w:r w:rsidRPr="00064F3D">
          <w:rPr>
            <w:rFonts w:eastAsia="LiberationSerif-Italic"/>
            <w:i/>
            <w:iCs/>
            <w:color w:val="000000"/>
          </w:rPr>
          <w:t>θ</w:t>
        </w:r>
        <w:r w:rsidRPr="00840844">
          <w:rPr>
            <w:rFonts w:eastAsia="LiberationSerif-Italic"/>
          </w:rPr>
          <w:t xml:space="preserve"> </w:t>
        </w:r>
        <w:proofErr w:type="spellStart"/>
        <w:r w:rsidRPr="00840844">
          <w:rPr>
            <w:rFonts w:eastAsia="LiberationSerif-Italic"/>
          </w:rPr>
          <w:t>cos</w:t>
        </w:r>
        <w:proofErr w:type="spellEnd"/>
        <w:r w:rsidRPr="00840844">
          <w:rPr>
            <w:rFonts w:eastAsia="LiberationSerif-Italic"/>
          </w:rPr>
          <w:t>(</w:t>
        </w:r>
        <w:r w:rsidRPr="00524FAA">
          <w:rPr>
            <w:rFonts w:eastAsia="LiberationSerif-Italic"/>
            <w:i/>
            <w:sz w:val="28"/>
            <w:szCs w:val="28"/>
          </w:rPr>
          <w:t>ϕ</w:t>
        </w:r>
        <w:r w:rsidRPr="003B1DA8">
          <w:rPr>
            <w:rFonts w:eastAsia="LiberationSerif-Italic"/>
            <w:i/>
            <w:sz w:val="28"/>
            <w:szCs w:val="28"/>
          </w:rPr>
          <w:t xml:space="preserve"> - </w:t>
        </w:r>
        <w:proofErr w:type="spellStart"/>
        <w:r w:rsidRPr="007A2735">
          <w:rPr>
            <w:rFonts w:eastAsia="LiberationSerif-Italic"/>
            <w:i/>
            <w:sz w:val="28"/>
            <w:szCs w:val="28"/>
          </w:rPr>
          <w:t>ϕ</w:t>
        </w:r>
        <w:r w:rsidRPr="00847298">
          <w:rPr>
            <w:rFonts w:eastAsia="LiberationSerif-Italic"/>
            <w:i/>
            <w:sz w:val="28"/>
            <w:szCs w:val="28"/>
            <w:vertAlign w:val="subscript"/>
          </w:rPr>
          <w:t>n</w:t>
        </w:r>
        <w:proofErr w:type="spellEnd"/>
        <w:r w:rsidRPr="008854C9">
          <w:rPr>
            <w:rFonts w:eastAsia="LiberationSerif-Italic"/>
          </w:rPr>
          <w:t>)</w:t>
        </w:r>
      </w:ins>
    </w:p>
    <w:p w14:paraId="32A403DC" w14:textId="77777777" w:rsidR="00EC5A31" w:rsidRPr="00064F3D" w:rsidRDefault="00EC5A31" w:rsidP="00EC5A31">
      <w:pPr>
        <w:autoSpaceDE w:val="0"/>
        <w:autoSpaceDN w:val="0"/>
        <w:adjustRightInd w:val="0"/>
        <w:rPr>
          <w:ins w:id="919" w:author="clifford beta" w:date="2018-02-06T13:55:00Z"/>
          <w:rFonts w:eastAsia="LiberationSerif"/>
          <w:color w:val="000000"/>
        </w:rPr>
      </w:pPr>
      <w:ins w:id="920" w:author="clifford beta" w:date="2018-02-06T13:55:00Z">
        <w:r w:rsidRPr="00064F3D">
          <w:rPr>
            <w:rFonts w:eastAsia="LiberationSerif"/>
            <w:color w:val="000000"/>
          </w:rPr>
          <w:t>The array factor can now be found in a similar fashion as was done with the linear array.</w:t>
        </w:r>
      </w:ins>
    </w:p>
    <w:p w14:paraId="5934E204" w14:textId="77777777" w:rsidR="00EC5A31" w:rsidRDefault="00EC5A31" w:rsidP="00EC5A31">
      <w:pPr>
        <w:autoSpaceDE w:val="0"/>
        <w:autoSpaceDN w:val="0"/>
        <w:adjustRightInd w:val="0"/>
        <w:rPr>
          <w:ins w:id="921" w:author="clifford beta" w:date="2018-02-06T13:55:00Z"/>
          <w:rFonts w:eastAsia="LiberationSerif"/>
          <w:color w:val="000000"/>
        </w:rPr>
      </w:pPr>
      <w:ins w:id="922" w:author="clifford beta" w:date="2018-02-06T13:55:00Z">
        <w:r w:rsidRPr="00064F3D">
          <w:rPr>
            <w:rFonts w:eastAsia="LiberationSerif"/>
            <w:color w:val="000000"/>
          </w:rPr>
          <w:t>With some effort, it can be shown that</w:t>
        </w:r>
      </w:ins>
    </w:p>
    <w:p w14:paraId="5CCF9E26" w14:textId="77777777" w:rsidR="00EC5A31" w:rsidRPr="00064F3D" w:rsidRDefault="00EC5A31" w:rsidP="00EC5A31">
      <w:pPr>
        <w:autoSpaceDE w:val="0"/>
        <w:autoSpaceDN w:val="0"/>
        <w:adjustRightInd w:val="0"/>
        <w:rPr>
          <w:ins w:id="923" w:author="clifford beta" w:date="2018-02-06T13:55:00Z"/>
          <w:rFonts w:eastAsia="LiberationSerif"/>
          <w:color w:val="000000"/>
        </w:rPr>
      </w:pPr>
      <w:ins w:id="924" w:author="clifford beta" w:date="2018-02-06T13:55:00Z">
        <w:r>
          <w:rPr>
            <w:rFonts w:eastAsia="LiberationSerif"/>
            <w:color w:val="000000"/>
          </w:rPr>
          <w:t xml:space="preserve">             AF </w:t>
        </w:r>
        <m:oMath>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r>
                <m:rPr>
                  <m:sty m:val="p"/>
                </m:rPr>
                <w:rPr>
                  <w:rFonts w:ascii="Cambria Math" w:eastAsia="LiberationSerif" w:hAnsi="Cambria Math"/>
                  <w:color w:val="000000"/>
                </w:rPr>
                <m:t>ὼ</m:t>
              </m:r>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ρ</m:t>
                  </m:r>
                  <m:r>
                    <m:rPr>
                      <m:sty m:val="b"/>
                    </m:rPr>
                    <w:rPr>
                      <w:rFonts w:ascii="Cambria Math"/>
                      <w:noProof/>
                      <w:color w:val="000000"/>
                    </w:rPr>
                    <m:t xml:space="preserve">.r+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r>
          <w:rPr>
            <w:rFonts w:eastAsia="LiberationSerif"/>
            <w:color w:val="000000"/>
          </w:rPr>
          <w:t xml:space="preserve">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w:rPr>
                      <w:rFonts w:ascii="Cambria Math" w:eastAsia="LiberationSerif-Italic" w:hAnsi="Cambria Math"/>
                    </w:rPr>
                    <m:t>δ</m:t>
                  </m:r>
                  <m:r>
                    <w:rPr>
                      <w:rFonts w:ascii="Cambria Math" w:eastAsia="LiberationSerif-Italic" w:hAnsi="Cambria Math"/>
                      <w:vertAlign w:val="subscript"/>
                    </w:rPr>
                    <m:t>n</m:t>
                  </m:r>
                  <m:r>
                    <w:rPr>
                      <w:rFonts w:ascii="Cambria Math" w:eastAsia="LiberationSerif-Italic"/>
                      <w:vertAlign w:val="subscript"/>
                    </w:rPr>
                    <m:t>)</m:t>
                  </m:r>
                </m:sup>
              </m:sSup>
            </m:e>
          </m:nary>
        </m:oMath>
      </w:ins>
    </w:p>
    <w:p w14:paraId="23F30AD2" w14:textId="77777777" w:rsidR="00EC5A31" w:rsidRDefault="00EC5A31" w:rsidP="00EC5A31">
      <w:pPr>
        <w:autoSpaceDE w:val="0"/>
        <w:autoSpaceDN w:val="0"/>
        <w:adjustRightInd w:val="0"/>
        <w:rPr>
          <w:ins w:id="925" w:author="clifford beta" w:date="2018-02-06T13:55:00Z"/>
          <w:rFonts w:eastAsia="LiberationSerif"/>
          <w:color w:val="000000"/>
        </w:rPr>
      </w:pPr>
      <w:ins w:id="926" w:author="clifford beta" w:date="2018-02-06T13:55:00Z">
        <w:r w:rsidRPr="00064F3D">
          <w:rPr>
            <w:rFonts w:eastAsia="LiberationSerif"/>
            <w:color w:val="000000"/>
          </w:rPr>
          <w:t>Where</w:t>
        </w:r>
      </w:ins>
    </w:p>
    <w:p w14:paraId="3DF2ED29" w14:textId="77777777" w:rsidR="00EC5A31" w:rsidRPr="00840844" w:rsidRDefault="00EC5A31" w:rsidP="00EC5A31">
      <w:pPr>
        <w:autoSpaceDE w:val="0"/>
        <w:autoSpaceDN w:val="0"/>
        <w:adjustRightInd w:val="0"/>
        <w:rPr>
          <w:ins w:id="927" w:author="clifford beta" w:date="2018-02-06T13:55:00Z"/>
          <w:rFonts w:eastAsia="LiberationSerif-Italic"/>
        </w:rPr>
      </w:pPr>
      <w:ins w:id="928" w:author="clifford beta" w:date="2018-02-06T13:55:00Z">
        <w:r>
          <w:rPr>
            <w:rFonts w:eastAsia="LiberationSerif"/>
            <w:color w:val="000000"/>
          </w:rPr>
          <w:t xml:space="preserve">         </w:t>
        </w:r>
        <w:proofErr w:type="spellStart"/>
        <w:proofErr w:type="gramStart"/>
        <w:r w:rsidRPr="00840844">
          <w:rPr>
            <w:rFonts w:eastAsia="LiberationSerif-Italic"/>
            <w:i/>
            <w:sz w:val="28"/>
            <w:szCs w:val="28"/>
          </w:rPr>
          <w:t>ϕ</w:t>
        </w:r>
        <w:r w:rsidRPr="00524FAA">
          <w:rPr>
            <w:rFonts w:eastAsia="LiberationSerif-Italic"/>
            <w:i/>
            <w:sz w:val="28"/>
            <w:szCs w:val="28"/>
            <w:vertAlign w:val="subscript"/>
          </w:rPr>
          <w:t>n</w:t>
        </w:r>
        <w:proofErr w:type="spellEnd"/>
        <w:r w:rsidRPr="00524FAA">
          <w:rPr>
            <w:rFonts w:eastAsia="LiberationSerif-Italic"/>
            <w:i/>
            <w:sz w:val="28"/>
            <w:szCs w:val="28"/>
            <w:vertAlign w:val="subscript"/>
          </w:rPr>
          <w:t xml:space="preserve"> </w:t>
        </w:r>
        <w:r w:rsidRPr="003B1DA8">
          <w:rPr>
            <w:rFonts w:eastAsia="LiberationSerif-Italic"/>
            <w:sz w:val="28"/>
            <w:szCs w:val="28"/>
            <w:vertAlign w:val="subscript"/>
          </w:rPr>
          <w:t xml:space="preserve"> </w:t>
        </w:r>
        <w:r w:rsidRPr="007A2735">
          <w:rPr>
            <w:rFonts w:eastAsia="LiberationSerif-Italic"/>
            <w:sz w:val="28"/>
            <w:szCs w:val="28"/>
          </w:rPr>
          <w:t>=</w:t>
        </w:r>
        <w:proofErr w:type="gramEnd"/>
        <m:oMath>
          <m:r>
            <w:rPr>
              <w:rFonts w:ascii="Cambria Math" w:eastAsia="LiberationSerif-Italic" w:hAnsi="Cambria Math"/>
              <w:sz w:val="28"/>
            </w:rPr>
            <m:t xml:space="preserve"> </m:t>
          </m:r>
          <m:f>
            <m:fPr>
              <m:ctrlPr>
                <w:rPr>
                  <w:rFonts w:ascii="Cambria Math" w:eastAsia="LiberationSerif-Italic" w:hAnsi="Cambria Math"/>
                  <w:i/>
                  <w:iCs/>
                </w:rPr>
              </m:ctrlPr>
            </m:fPr>
            <m:num>
              <m:r>
                <w:rPr>
                  <w:rFonts w:ascii="Cambria Math" w:eastAsia="LiberationSerif-Italic" w:hAnsi="Cambria Math"/>
                </w:rPr>
                <m:t>2π</m:t>
              </m:r>
            </m:num>
            <m:den>
              <m:r>
                <w:rPr>
                  <w:rFonts w:ascii="Cambria Math" w:eastAsia="LiberationSerif-Italic" w:hAnsi="Cambria Math"/>
                </w:rPr>
                <m:t>N</m:t>
              </m:r>
            </m:den>
          </m:f>
          <m:d>
            <m:dPr>
              <m:ctrlPr>
                <w:rPr>
                  <w:rFonts w:ascii="Cambria Math" w:eastAsia="LiberationSerif-Italic" w:hAnsi="Cambria Math"/>
                  <w:i/>
                  <w:iCs/>
                </w:rPr>
              </m:ctrlPr>
            </m:dPr>
            <m:e>
              <m:r>
                <w:rPr>
                  <w:rFonts w:ascii="Cambria Math" w:eastAsia="LiberationSerif-Italic" w:hAnsi="Cambria Math"/>
                </w:rPr>
                <m:t>n-1</m:t>
              </m:r>
            </m:e>
          </m:d>
          <m:r>
            <w:rPr>
              <w:rFonts w:ascii="Cambria Math" w:eastAsia="LiberationSerif-Italic" w:hAnsi="Cambria Math"/>
            </w:rPr>
            <m:t>=angular location of each element</m:t>
          </m:r>
        </m:oMath>
      </w:ins>
    </w:p>
    <w:p w14:paraId="2B8113B0" w14:textId="77777777" w:rsidR="00EC5A31" w:rsidRPr="0092794D" w:rsidRDefault="00EC5A31" w:rsidP="00EC5A31">
      <w:pPr>
        <w:autoSpaceDE w:val="0"/>
        <w:autoSpaceDN w:val="0"/>
        <w:adjustRightInd w:val="0"/>
        <w:rPr>
          <w:ins w:id="929" w:author="clifford beta" w:date="2018-02-06T13:55:00Z"/>
          <w:rFonts w:eastAsia="LiberationSerif"/>
          <w:color w:val="000000"/>
        </w:rPr>
      </w:pPr>
    </w:p>
    <w:p w14:paraId="11DD1FF5" w14:textId="77777777" w:rsidR="00EC5A31" w:rsidRDefault="00EC5A31" w:rsidP="00EC5A31">
      <w:pPr>
        <w:autoSpaceDE w:val="0"/>
        <w:autoSpaceDN w:val="0"/>
        <w:adjustRightInd w:val="0"/>
        <w:rPr>
          <w:ins w:id="930" w:author="clifford beta" w:date="2018-02-06T13:55:00Z"/>
          <w:rFonts w:eastAsia="LiberationSerif"/>
          <w:b/>
          <w:bCs/>
          <w:color w:val="000000"/>
        </w:rPr>
      </w:pPr>
      <w:ins w:id="931" w:author="clifford beta" w:date="2018-02-06T13:55:00Z">
        <w:r>
          <w:rPr>
            <w:rFonts w:eastAsia="LiberationSerif"/>
            <w:b/>
            <w:bCs/>
            <w:color w:val="000000"/>
          </w:rPr>
          <w:t xml:space="preserve">   </w:t>
        </w:r>
      </w:ins>
    </w:p>
    <w:p w14:paraId="6B1FA563" w14:textId="77777777" w:rsidR="00EC5A31" w:rsidRPr="00840844" w:rsidRDefault="00EC5A31">
      <w:pPr>
        <w:pStyle w:val="Heading4"/>
        <w:rPr>
          <w:rFonts w:eastAsia="LiberationSerif"/>
        </w:rPr>
        <w:pPrChange w:id="932" w:author="clifford beta" w:date="2018-02-06T13:57:00Z">
          <w:pPr>
            <w:autoSpaceDE w:val="0"/>
            <w:autoSpaceDN w:val="0"/>
            <w:adjustRightInd w:val="0"/>
          </w:pPr>
        </w:pPrChange>
      </w:pPr>
      <w:ins w:id="933" w:author="clifford beta" w:date="2018-02-06T13:55:00Z">
        <w:r>
          <w:rPr>
            <w:rFonts w:eastAsia="LiberationSerif"/>
          </w:rPr>
          <w:t xml:space="preserve"> </w:t>
        </w:r>
        <w:proofErr w:type="spellStart"/>
        <w:r w:rsidRPr="00064F3D">
          <w:rPr>
            <w:rFonts w:eastAsia="LiberationSerif"/>
          </w:rPr>
          <w:t>Beamsteered</w:t>
        </w:r>
        <w:proofErr w:type="spellEnd"/>
        <w:r w:rsidRPr="00064F3D">
          <w:rPr>
            <w:rFonts w:eastAsia="LiberationSerif"/>
          </w:rPr>
          <w:t xml:space="preserve"> Circular Arrays</w:t>
        </w:r>
      </w:ins>
    </w:p>
    <w:p w14:paraId="3818A753" w14:textId="77777777" w:rsidR="00EC5A31" w:rsidRDefault="00EC5A31" w:rsidP="00EC5A31">
      <w:pPr>
        <w:autoSpaceDE w:val="0"/>
        <w:autoSpaceDN w:val="0"/>
        <w:adjustRightInd w:val="0"/>
        <w:rPr>
          <w:ins w:id="934" w:author="clifford beta" w:date="2018-02-06T13:55:00Z"/>
          <w:rFonts w:eastAsia="LiberationSerif"/>
          <w:color w:val="000000"/>
        </w:rPr>
      </w:pPr>
      <w:ins w:id="935" w:author="clifford beta" w:date="2018-02-06T13:55:00Z">
        <w:r w:rsidRPr="00064F3D">
          <w:rPr>
            <w:rFonts w:eastAsia="LiberationSerif"/>
            <w:color w:val="000000"/>
          </w:rPr>
          <w:t xml:space="preserve">The </w:t>
        </w:r>
        <w:proofErr w:type="spellStart"/>
        <w:r w:rsidRPr="00064F3D">
          <w:rPr>
            <w:rFonts w:eastAsia="LiberationSerif"/>
            <w:color w:val="000000"/>
          </w:rPr>
          <w:t>beamsteering</w:t>
        </w:r>
        <w:proofErr w:type="spellEnd"/>
        <w:r w:rsidRPr="00064F3D">
          <w:rPr>
            <w:rFonts w:eastAsia="LiberationSerif"/>
            <w:color w:val="000000"/>
          </w:rPr>
          <w:t xml:space="preserve"> of circular arrays is identical in for</w:t>
        </w:r>
        <w:r>
          <w:rPr>
            <w:rFonts w:eastAsia="LiberationSerif"/>
            <w:color w:val="000000"/>
          </w:rPr>
          <w:t xml:space="preserve">m to the </w:t>
        </w:r>
        <w:proofErr w:type="spellStart"/>
        <w:r>
          <w:rPr>
            <w:rFonts w:eastAsia="LiberationSerif"/>
            <w:color w:val="000000"/>
          </w:rPr>
          <w:t>beamsteering</w:t>
        </w:r>
        <w:proofErr w:type="spellEnd"/>
        <w:r>
          <w:rPr>
            <w:rFonts w:eastAsia="LiberationSerif"/>
            <w:color w:val="000000"/>
          </w:rPr>
          <w:t xml:space="preserve"> of linear </w:t>
        </w:r>
        <w:r w:rsidRPr="00064F3D">
          <w:rPr>
            <w:rFonts w:eastAsia="LiberationSerif"/>
            <w:color w:val="000000"/>
          </w:rPr>
          <w:t xml:space="preserve">arrays. If we </w:t>
        </w:r>
        <w:proofErr w:type="spellStart"/>
        <w:r w:rsidRPr="00064F3D">
          <w:rPr>
            <w:rFonts w:eastAsia="LiberationSerif"/>
            <w:color w:val="000000"/>
          </w:rPr>
          <w:t>beamsteer</w:t>
        </w:r>
        <w:proofErr w:type="spellEnd"/>
        <w:r w:rsidRPr="00064F3D">
          <w:rPr>
            <w:rFonts w:eastAsia="LiberationSerif"/>
            <w:color w:val="000000"/>
          </w:rPr>
          <w:t xml:space="preserve"> the circular array to the angles (</w:t>
        </w:r>
        <w:r w:rsidRPr="00064F3D">
          <w:rPr>
            <w:rFonts w:eastAsia="LiberationSerif-Italic"/>
            <w:i/>
            <w:iCs/>
            <w:color w:val="000000"/>
          </w:rPr>
          <w:t>θ</w:t>
        </w:r>
        <w:r w:rsidRPr="00B3301B">
          <w:rPr>
            <w:rFonts w:eastAsia="LiberationSerif"/>
            <w:color w:val="000000"/>
            <w:vertAlign w:val="subscript"/>
          </w:rPr>
          <w:t>0</w:t>
        </w:r>
        <w:r w:rsidRPr="00064F3D">
          <w:rPr>
            <w:rFonts w:eastAsia="LiberationSerif"/>
            <w:color w:val="000000"/>
          </w:rPr>
          <w:t xml:space="preserve">, </w:t>
        </w:r>
        <w:r w:rsidRPr="00840844">
          <w:rPr>
            <w:rFonts w:eastAsia="LiberationSerif-Italic"/>
            <w:i/>
            <w:color w:val="000000"/>
            <w:sz w:val="28"/>
            <w:szCs w:val="28"/>
          </w:rPr>
          <w:t>ϕ</w:t>
        </w:r>
        <w:r w:rsidRPr="00B3301B">
          <w:rPr>
            <w:rFonts w:eastAsia="LiberationSerif"/>
            <w:color w:val="000000"/>
            <w:vertAlign w:val="subscript"/>
          </w:rPr>
          <w:t>0</w:t>
        </w:r>
        <w:r w:rsidRPr="00064F3D">
          <w:rPr>
            <w:rFonts w:eastAsia="LiberationSerif"/>
            <w:color w:val="000000"/>
          </w:rPr>
          <w:t>), we can determine that the</w:t>
        </w:r>
        <w:r>
          <w:rPr>
            <w:rFonts w:eastAsia="LiberationSerif"/>
            <w:color w:val="000000"/>
          </w:rPr>
          <w:t xml:space="preserve"> </w:t>
        </w:r>
        <w:r w:rsidRPr="00064F3D">
          <w:rPr>
            <w:rFonts w:eastAsia="LiberationSerif"/>
            <w:color w:val="000000"/>
          </w:rPr>
          <w:t xml:space="preserve">element to element phase angle is </w:t>
        </w:r>
        <w:proofErr w:type="spellStart"/>
        <w:r w:rsidRPr="00840844">
          <w:rPr>
            <w:rFonts w:eastAsia="LiberationSerif-Italic"/>
            <w:i/>
            <w:color w:val="000000"/>
            <w:sz w:val="28"/>
            <w:szCs w:val="28"/>
          </w:rPr>
          <w:t>δ</w:t>
        </w:r>
        <w:r w:rsidRPr="00BA0192">
          <w:rPr>
            <w:rFonts w:eastAsia="LiberationSerif-Italic"/>
            <w:i/>
            <w:iCs/>
            <w:color w:val="000000"/>
            <w:vertAlign w:val="subscript"/>
          </w:rPr>
          <w:t>n</w:t>
        </w:r>
        <w:proofErr w:type="spellEnd"/>
        <w:r w:rsidRPr="00064F3D">
          <w:rPr>
            <w:rFonts w:eastAsia="LiberationSerif-Italic"/>
            <w:i/>
            <w:iCs/>
            <w:color w:val="000000"/>
          </w:rPr>
          <w:t xml:space="preserve"> </w:t>
        </w:r>
        <w:r w:rsidRPr="00064F3D">
          <w:rPr>
            <w:rFonts w:eastAsia="LiberationSerif"/>
            <w:color w:val="000000"/>
          </w:rPr>
          <w:t>= –</w:t>
        </w:r>
        <w:proofErr w:type="spellStart"/>
        <w:r w:rsidRPr="00064F3D">
          <w:rPr>
            <w:rFonts w:eastAsia="LiberationSerif-Italic"/>
            <w:i/>
            <w:iCs/>
            <w:color w:val="000000"/>
          </w:rPr>
          <w:t>ka</w:t>
        </w:r>
        <w:proofErr w:type="spellEnd"/>
        <w:r w:rsidRPr="00064F3D">
          <w:rPr>
            <w:rFonts w:eastAsia="LiberationSerif-Italic"/>
            <w:i/>
            <w:iCs/>
            <w:color w:val="000000"/>
          </w:rPr>
          <w:t xml:space="preserve"> </w:t>
        </w:r>
        <w:r w:rsidRPr="00064F3D">
          <w:rPr>
            <w:rFonts w:eastAsia="LiberationSerif"/>
            <w:color w:val="000000"/>
          </w:rPr>
          <w:t>sin</w:t>
        </w:r>
        <w:r w:rsidRPr="00064F3D">
          <w:rPr>
            <w:rFonts w:eastAsia="LiberationSerif-Italic"/>
            <w:i/>
            <w:iCs/>
            <w:color w:val="000000"/>
          </w:rPr>
          <w:t>θ</w:t>
        </w:r>
        <w:r w:rsidRPr="00BA0192">
          <w:rPr>
            <w:rFonts w:eastAsia="LiberationSerif"/>
            <w:color w:val="000000"/>
            <w:vertAlign w:val="subscript"/>
          </w:rPr>
          <w:t>0</w:t>
        </w:r>
        <w:r w:rsidRPr="00064F3D">
          <w:rPr>
            <w:rFonts w:eastAsia="LiberationSerif"/>
            <w:color w:val="000000"/>
          </w:rPr>
          <w:t xml:space="preserve"> </w:t>
        </w:r>
        <w:proofErr w:type="spellStart"/>
        <w:proofErr w:type="gramStart"/>
        <w:r w:rsidRPr="00064F3D">
          <w:rPr>
            <w:rFonts w:eastAsia="LiberationSerif"/>
            <w:color w:val="000000"/>
          </w:rPr>
          <w:t>cos</w:t>
        </w:r>
        <w:proofErr w:type="spellEnd"/>
        <w:r w:rsidRPr="00064F3D">
          <w:rPr>
            <w:rFonts w:eastAsia="LiberationSerif"/>
            <w:color w:val="000000"/>
          </w:rPr>
          <w:t>(</w:t>
        </w:r>
        <w:proofErr w:type="gramEnd"/>
        <w:r w:rsidRPr="00840844">
          <w:rPr>
            <w:rFonts w:eastAsia="LiberationSerif-Italic"/>
            <w:i/>
            <w:color w:val="000000"/>
            <w:sz w:val="28"/>
            <w:szCs w:val="28"/>
          </w:rPr>
          <w:t>ϕ</w:t>
        </w:r>
        <w:r w:rsidRPr="00524FAA">
          <w:rPr>
            <w:rFonts w:eastAsia="LiberationSerif"/>
            <w:color w:val="000000"/>
            <w:sz w:val="28"/>
            <w:szCs w:val="28"/>
            <w:vertAlign w:val="subscript"/>
          </w:rPr>
          <w:t>0</w:t>
        </w:r>
        <w:r w:rsidRPr="003B1DA8">
          <w:rPr>
            <w:rFonts w:eastAsia="LiberationSerif"/>
            <w:color w:val="000000"/>
            <w:sz w:val="28"/>
            <w:szCs w:val="28"/>
          </w:rPr>
          <w:t xml:space="preserve"> – </w:t>
        </w:r>
        <w:proofErr w:type="spellStart"/>
        <w:r w:rsidRPr="007A2735">
          <w:rPr>
            <w:rFonts w:eastAsia="LiberationSerif-Italic"/>
            <w:i/>
            <w:color w:val="000000"/>
            <w:sz w:val="28"/>
            <w:szCs w:val="28"/>
          </w:rPr>
          <w:t>ϕ</w:t>
        </w:r>
        <w:r w:rsidRPr="00847298">
          <w:rPr>
            <w:rFonts w:eastAsia="LiberationSerif-Italic"/>
            <w:i/>
            <w:color w:val="000000"/>
            <w:sz w:val="28"/>
            <w:szCs w:val="28"/>
            <w:vertAlign w:val="subscript"/>
          </w:rPr>
          <w:t>n</w:t>
        </w:r>
        <w:proofErr w:type="spellEnd"/>
        <w:r w:rsidRPr="00064F3D">
          <w:rPr>
            <w:rFonts w:eastAsia="LiberationSerif"/>
            <w:color w:val="000000"/>
          </w:rPr>
          <w:t>). We can thus rewrite the</w:t>
        </w:r>
        <w:r>
          <w:rPr>
            <w:rFonts w:eastAsia="LiberationSerif"/>
            <w:b/>
            <w:bCs/>
            <w:color w:val="000000"/>
          </w:rPr>
          <w:t xml:space="preserve"> </w:t>
        </w:r>
        <w:r w:rsidRPr="00064F3D">
          <w:rPr>
            <w:rFonts w:eastAsia="LiberationSerif"/>
            <w:color w:val="000000"/>
          </w:rPr>
          <w:t>array factor as</w:t>
        </w:r>
      </w:ins>
    </w:p>
    <w:p w14:paraId="24D7E569" w14:textId="77777777" w:rsidR="00EC5A31" w:rsidRDefault="00EC5A31" w:rsidP="00EC5A31">
      <w:pPr>
        <w:autoSpaceDE w:val="0"/>
        <w:autoSpaceDN w:val="0"/>
        <w:adjustRightInd w:val="0"/>
        <w:rPr>
          <w:ins w:id="936" w:author="clifford beta" w:date="2018-02-06T13:55:00Z"/>
          <w:rFonts w:eastAsia="LiberationSerif"/>
          <w:color w:val="000000"/>
        </w:rPr>
      </w:pPr>
    </w:p>
    <w:p w14:paraId="0988A0D9" w14:textId="77777777" w:rsidR="00EC5A31" w:rsidRPr="00BA0192" w:rsidRDefault="00EC5A31" w:rsidP="00EC5A31">
      <w:pPr>
        <w:autoSpaceDE w:val="0"/>
        <w:autoSpaceDN w:val="0"/>
        <w:adjustRightInd w:val="0"/>
        <w:rPr>
          <w:ins w:id="937" w:author="clifford beta" w:date="2018-02-06T13:55:00Z"/>
          <w:rFonts w:eastAsia="LiberationSerif"/>
          <w:b/>
          <w:bCs/>
          <w:color w:val="000000"/>
        </w:rPr>
      </w:pPr>
      <w:ins w:id="938" w:author="clifford beta" w:date="2018-02-06T13:55:00Z">
        <w:r>
          <w:rPr>
            <w:rFonts w:eastAsia="LiberationSerif"/>
            <w:b/>
            <w:bCs/>
            <w:color w:val="000000"/>
          </w:rPr>
          <w:t xml:space="preserve">                </w:t>
        </w:r>
        <w:r>
          <w:rPr>
            <w:rFonts w:eastAsia="LiberationSerif"/>
            <w:color w:val="000000"/>
          </w:rPr>
          <w:t xml:space="preserve">  AF = </w:t>
        </w:r>
        <m:oMath>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p>
                <m:sSupPr>
                  <m:ctrlPr>
                    <w:rPr>
                      <w:rFonts w:ascii="Cambria Math" w:eastAsia="LiberationSerif" w:hAnsi="Cambria Math"/>
                      <w:color w:val="000000"/>
                    </w:rPr>
                  </m:ctrlPr>
                </m:sSupPr>
                <m:e>
                  <m:r>
                    <m:rPr>
                      <m:sty m:val="p"/>
                    </m:rPr>
                    <w:rPr>
                      <w:rFonts w:ascii="Cambria Math" w:eastAsia="LiberationSerif" w:hAnsi="Cambria Math"/>
                      <w:color w:val="000000"/>
                    </w:rPr>
                    <m:t>ὼ</m:t>
                  </m:r>
                  <m:r>
                    <w:rPr>
                      <w:rFonts w:ascii="Cambria Math" w:eastAsia="Cambria Math" w:hAnsi="Cambria Math" w:cs="Cambria Math"/>
                      <w:color w:val="000000"/>
                    </w:rPr>
                    <m:t>e</m:t>
                  </m:r>
                </m:e>
                <m:sup>
                  <m:r>
                    <w:rPr>
                      <w:rFonts w:ascii="Cambria Math" w:eastAsia="Cambria Math" w:hAnsi="Cambria Math" w:cs="Cambria Math"/>
                      <w:color w:val="000000"/>
                    </w:rPr>
                    <m:t>-j(ka[</m:t>
                  </m:r>
                  <m:r>
                    <m:rPr>
                      <m:sty m:val="b"/>
                    </m:rPr>
                    <w:rPr>
                      <w:rFonts w:ascii="Cambria Math" w:hAnsi="Cambria Math"/>
                      <w:noProof/>
                      <w:color w:val="000000"/>
                    </w:rPr>
                    <m:t>sin</m:t>
                  </m:r>
                  <m:r>
                    <w:rPr>
                      <w:rFonts w:ascii="Cambria Math" w:eastAsia="LiberationSerif" w:hAnsi="Cambria Math"/>
                      <w:color w:val="000000"/>
                    </w:rPr>
                    <m:t>Ɵ</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m:rPr>
                      <m:sty m:val="b"/>
                    </m:rPr>
                    <w:rPr>
                      <w:rFonts w:ascii="Cambria Math"/>
                      <w:noProof/>
                      <w:color w:val="000000"/>
                    </w:rPr>
                    <m:t xml:space="preserve">+ </m:t>
                  </m:r>
                  <m:r>
                    <m:rPr>
                      <m:sty m:val="b"/>
                    </m:rPr>
                    <w:rPr>
                      <w:rFonts w:ascii="Cambria Math" w:hAnsi="Cambria Math"/>
                      <w:noProof/>
                      <w:color w:val="000000"/>
                    </w:rPr>
                    <m:t>sin</m:t>
                  </m:r>
                  <m:r>
                    <w:rPr>
                      <w:rFonts w:ascii="Cambria Math" w:eastAsia="LiberationSerif" w:hAnsi="Cambria Math"/>
                      <w:color w:val="000000"/>
                    </w:rPr>
                    <m:t>Ɵ0</m:t>
                  </m:r>
                  <m:r>
                    <m:rPr>
                      <m:sty m:val="p"/>
                    </m:rPr>
                    <w:rPr>
                      <w:rFonts w:ascii="Cambria Math" w:eastAsia="LiberationSerif-Italic" w:hAnsi="Cambria Math"/>
                    </w:rPr>
                    <m:t xml:space="preserve"> cos(</m:t>
                  </m:r>
                  <m:r>
                    <w:rPr>
                      <w:rFonts w:ascii="Cambria Math" w:eastAsia="LiberationSerif-Italic" w:hAnsi="Cambria Math"/>
                    </w:rPr>
                    <m:t>ϕ - ϕ</m:t>
                  </m:r>
                  <m:r>
                    <w:rPr>
                      <w:rFonts w:ascii="Cambria Math" w:eastAsia="LiberationSerif-Italic" w:hAnsi="Cambria Math"/>
                      <w:vertAlign w:val="subscript"/>
                    </w:rPr>
                    <m:t>n</m:t>
                  </m:r>
                  <m:r>
                    <m:rPr>
                      <m:sty m:val="p"/>
                    </m:rPr>
                    <w:rPr>
                      <w:rFonts w:ascii="Cambria Math" w:eastAsia="LiberationSerif-Italic" w:hAnsi="Cambria Math"/>
                    </w:rPr>
                    <m:t>)</m:t>
                  </m:r>
                  <m:r>
                    <w:rPr>
                      <w:rFonts w:ascii="Cambria Math" w:eastAsia="LiberationSerif-Italic"/>
                      <w:vertAlign w:val="subscript"/>
                    </w:rPr>
                    <m:t>)</m:t>
                  </m:r>
                </m:sup>
              </m:sSup>
            </m:e>
          </m:nary>
        </m:oMath>
      </w:ins>
    </w:p>
    <w:p w14:paraId="598F650B" w14:textId="77777777" w:rsidR="00EC5A31" w:rsidRDefault="00EC5A31" w:rsidP="00EC5A31">
      <w:pPr>
        <w:autoSpaceDE w:val="0"/>
        <w:autoSpaceDN w:val="0"/>
        <w:adjustRightInd w:val="0"/>
        <w:rPr>
          <w:ins w:id="939" w:author="clifford beta" w:date="2018-02-06T13:55:00Z"/>
          <w:rFonts w:eastAsia="LiberationSerif"/>
        </w:rPr>
      </w:pPr>
      <w:ins w:id="940" w:author="clifford beta" w:date="2018-02-06T13:55:00Z">
        <w:r w:rsidRPr="00064F3D">
          <w:rPr>
            <w:rFonts w:eastAsia="LiberationSerif"/>
            <w:color w:val="000000"/>
          </w:rPr>
          <w:lastRenderedPageBreak/>
          <w:t>The circular array AF can be plotted in two or three dim</w:t>
        </w:r>
        <w:r>
          <w:rPr>
            <w:rFonts w:eastAsia="LiberationSerif"/>
            <w:color w:val="000000"/>
          </w:rPr>
          <w:t xml:space="preserve">ensions. Let us assume that all </w:t>
        </w:r>
        <w:r w:rsidRPr="00064F3D">
          <w:rPr>
            <w:rFonts w:eastAsia="LiberationSerif"/>
            <w:color w:val="000000"/>
          </w:rPr>
          <w:t xml:space="preserve">weights are uniform and that the array is steered to the angles </w:t>
        </w:r>
        <w:r w:rsidRPr="00064F3D">
          <w:rPr>
            <w:rFonts w:eastAsia="LiberationSerif-Italic"/>
            <w:i/>
            <w:iCs/>
            <w:color w:val="000000"/>
          </w:rPr>
          <w:t>θ</w:t>
        </w:r>
        <w:r w:rsidRPr="00944DC3">
          <w:rPr>
            <w:rFonts w:eastAsia="LiberationSerif"/>
            <w:color w:val="000000"/>
            <w:vertAlign w:val="subscript"/>
          </w:rPr>
          <w:t>0</w:t>
        </w:r>
        <w:r w:rsidRPr="00064F3D">
          <w:rPr>
            <w:rFonts w:eastAsia="LiberationSerif"/>
            <w:color w:val="000000"/>
          </w:rPr>
          <w:t xml:space="preserve"> = 30° and </w:t>
        </w:r>
        <w:r w:rsidRPr="006808C4">
          <w:rPr>
            <w:rFonts w:eastAsia="LiberationSerif-Italic"/>
            <w:i/>
            <w:color w:val="000000"/>
            <w:sz w:val="28"/>
            <w:szCs w:val="28"/>
          </w:rPr>
          <w:t>ϕ</w:t>
        </w:r>
        <w:r w:rsidRPr="00944DC3">
          <w:rPr>
            <w:rFonts w:eastAsia="LiberationSerif"/>
            <w:color w:val="000000"/>
            <w:vertAlign w:val="subscript"/>
          </w:rPr>
          <w:t>0</w:t>
        </w:r>
        <w:r w:rsidRPr="00064F3D">
          <w:rPr>
            <w:rFonts w:eastAsia="LiberationSerif"/>
            <w:color w:val="000000"/>
          </w:rPr>
          <w:t xml:space="preserve"> = 0°. With </w:t>
        </w:r>
        <w:r w:rsidRPr="00064F3D">
          <w:rPr>
            <w:rFonts w:eastAsia="LiberationSerif-Italic"/>
            <w:i/>
            <w:iCs/>
            <w:color w:val="000000"/>
          </w:rPr>
          <w:t>N</w:t>
        </w:r>
        <w:r>
          <w:rPr>
            <w:rFonts w:eastAsia="LiberationSerif-Italic"/>
            <w:i/>
            <w:iCs/>
            <w:color w:val="000000"/>
          </w:rPr>
          <w:t xml:space="preserve"> </w:t>
        </w:r>
        <w:r w:rsidRPr="00F000DD">
          <w:rPr>
            <w:rFonts w:eastAsia="LiberationSerif"/>
          </w:rPr>
          <w:t xml:space="preserve">= 10 and </w:t>
        </w:r>
        <w:r>
          <w:rPr>
            <w:rFonts w:eastAsia="LiberationSerif"/>
          </w:rPr>
          <w:t xml:space="preserve">      </w:t>
        </w:r>
        <w:r w:rsidRPr="00F000DD">
          <w:rPr>
            <w:rFonts w:eastAsia="LiberationSerif-Italic"/>
            <w:i/>
            <w:iCs/>
          </w:rPr>
          <w:t xml:space="preserve">a </w:t>
        </w:r>
        <w:r>
          <w:rPr>
            <w:rFonts w:eastAsia="LiberationSerif"/>
          </w:rPr>
          <w:t xml:space="preserve">= </w:t>
        </w:r>
        <w:r w:rsidRPr="00F000DD">
          <w:rPr>
            <w:rFonts w:eastAsia="LiberationSerif-Italic"/>
            <w:i/>
            <w:iCs/>
          </w:rPr>
          <w:t>λ</w:t>
        </w:r>
        <w:r w:rsidRPr="00F000DD">
          <w:rPr>
            <w:rFonts w:eastAsia="LiberationSerif"/>
          </w:rPr>
          <w:t xml:space="preserve">, we can plot the elevation pattern in the </w:t>
        </w:r>
        <w:r w:rsidRPr="006808C4">
          <w:rPr>
            <w:rFonts w:eastAsia="LiberationSerif-Italic"/>
            <w:i/>
            <w:sz w:val="28"/>
            <w:szCs w:val="28"/>
          </w:rPr>
          <w:t>ϕ</w:t>
        </w:r>
        <w:r w:rsidRPr="00927846">
          <w:rPr>
            <w:rFonts w:eastAsia="LiberationSerif-Italic"/>
            <w:i/>
            <w:sz w:val="28"/>
            <w:szCs w:val="28"/>
          </w:rPr>
          <w:t xml:space="preserve"> </w:t>
        </w:r>
        <w:r w:rsidRPr="00F000DD">
          <w:rPr>
            <w:rFonts w:eastAsia="LiberationSerif"/>
          </w:rPr>
          <w:t>= 0° plane as shown</w:t>
        </w:r>
      </w:ins>
    </w:p>
    <w:p w14:paraId="6D244A62" w14:textId="77777777" w:rsidR="00EC5A31" w:rsidRPr="00F000DD" w:rsidRDefault="00EC5A31" w:rsidP="00EC5A31">
      <w:pPr>
        <w:autoSpaceDE w:val="0"/>
        <w:autoSpaceDN w:val="0"/>
        <w:adjustRightInd w:val="0"/>
        <w:rPr>
          <w:ins w:id="941" w:author="clifford beta" w:date="2018-02-06T13:55:00Z"/>
          <w:rFonts w:eastAsia="LiberationSerif"/>
          <w:color w:val="000000"/>
        </w:rPr>
      </w:pPr>
    </w:p>
    <w:p w14:paraId="24468751" w14:textId="77777777" w:rsidR="00EC5A31" w:rsidRDefault="00EC5A31" w:rsidP="00EC5A31">
      <w:pPr>
        <w:autoSpaceDE w:val="0"/>
        <w:autoSpaceDN w:val="0"/>
        <w:adjustRightInd w:val="0"/>
        <w:rPr>
          <w:ins w:id="942" w:author="clifford beta" w:date="2018-02-06T13:55:00Z"/>
          <w:rFonts w:eastAsia="STIXMath-Italic"/>
        </w:rPr>
      </w:pPr>
      <w:ins w:id="943" w:author="clifford beta" w:date="2018-02-06T13:55:00Z">
        <w:r>
          <w:rPr>
            <w:noProof/>
          </w:rPr>
          <w:drawing>
            <wp:inline distT="0" distB="0" distL="0" distR="0" wp14:anchorId="32AC55BC" wp14:editId="1861E63D">
              <wp:extent cx="4057650" cy="2924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2924175"/>
                      </a:xfrm>
                      <a:prstGeom prst="rect">
                        <a:avLst/>
                      </a:prstGeom>
                    </pic:spPr>
                  </pic:pic>
                </a:graphicData>
              </a:graphic>
            </wp:inline>
          </w:drawing>
        </w:r>
      </w:ins>
    </w:p>
    <w:p w14:paraId="40C1EFB0" w14:textId="77777777" w:rsidR="00EC5A31" w:rsidRPr="00563277" w:rsidRDefault="00EC5A31" w:rsidP="00EC5A31">
      <w:pPr>
        <w:autoSpaceDE w:val="0"/>
        <w:autoSpaceDN w:val="0"/>
        <w:adjustRightInd w:val="0"/>
        <w:rPr>
          <w:ins w:id="944" w:author="clifford beta" w:date="2018-02-06T13:55:00Z"/>
        </w:rPr>
      </w:pPr>
      <w:ins w:id="945" w:author="clifford beta" w:date="2018-02-06T13:55:00Z">
        <w:r w:rsidRPr="00563277">
          <w:t xml:space="preserve">Three-dimensional amplitude pattern of the array factor for a uniform circular array of </w:t>
        </w:r>
        <w:r w:rsidRPr="00563277">
          <w:rPr>
            <w:i/>
            <w:iCs/>
          </w:rPr>
          <w:t xml:space="preserve">N </w:t>
        </w:r>
        <w:r w:rsidRPr="00563277">
          <w:rPr>
            <w:rFonts w:eastAsia="STIXMath-Regular"/>
          </w:rPr>
          <w:t xml:space="preserve">= </w:t>
        </w:r>
        <w:r w:rsidRPr="00563277">
          <w:t>10</w:t>
        </w:r>
      </w:ins>
    </w:p>
    <w:p w14:paraId="6B1514CB" w14:textId="77777777" w:rsidR="00EC5A31" w:rsidRPr="00563277" w:rsidRDefault="00EC5A31" w:rsidP="00EC5A31">
      <w:pPr>
        <w:autoSpaceDE w:val="0"/>
        <w:autoSpaceDN w:val="0"/>
        <w:adjustRightInd w:val="0"/>
        <w:rPr>
          <w:ins w:id="946" w:author="clifford beta" w:date="2018-02-06T13:55:00Z"/>
          <w:rFonts w:eastAsia="STIXMath-Italic"/>
        </w:rPr>
      </w:pPr>
      <w:proofErr w:type="gramStart"/>
      <w:ins w:id="947" w:author="clifford beta" w:date="2018-02-06T13:55:00Z">
        <w:r w:rsidRPr="00563277">
          <w:t>elements</w:t>
        </w:r>
        <w:proofErr w:type="gramEnd"/>
        <w:r w:rsidRPr="00563277">
          <w:t xml:space="preserve"> (</w:t>
        </w:r>
        <w:proofErr w:type="spellStart"/>
        <w:r w:rsidRPr="00563277">
          <w:rPr>
            <w:i/>
            <w:iCs/>
          </w:rPr>
          <w:t>C</w:t>
        </w:r>
        <w:r w:rsidRPr="00563277">
          <w:rPr>
            <w:rFonts w:eastAsia="STIXMath-Regular"/>
          </w:rPr>
          <w:t>∕λ</w:t>
        </w:r>
        <w:proofErr w:type="spellEnd"/>
        <w:r w:rsidRPr="00563277">
          <w:rPr>
            <w:rFonts w:eastAsia="STIXMath-Regular"/>
          </w:rPr>
          <w:t xml:space="preserve"> = </w:t>
        </w:r>
        <w:proofErr w:type="spellStart"/>
        <w:r w:rsidRPr="00563277">
          <w:rPr>
            <w:i/>
            <w:iCs/>
          </w:rPr>
          <w:t>ka</w:t>
        </w:r>
        <w:proofErr w:type="spellEnd"/>
        <w:r w:rsidRPr="00563277">
          <w:rPr>
            <w:i/>
            <w:iCs/>
          </w:rPr>
          <w:t xml:space="preserve"> </w:t>
        </w:r>
        <w:r w:rsidRPr="00563277">
          <w:rPr>
            <w:rFonts w:eastAsia="STIXMath-Regular"/>
          </w:rPr>
          <w:t xml:space="preserve">= </w:t>
        </w:r>
        <w:r w:rsidRPr="00563277">
          <w:t>10).</w:t>
        </w:r>
      </w:ins>
    </w:p>
    <w:p w14:paraId="22CB9221" w14:textId="77777777" w:rsidR="00EC5A31" w:rsidRDefault="00EC5A31" w:rsidP="00EC5A31">
      <w:pPr>
        <w:rPr>
          <w:ins w:id="948" w:author="clifford beta" w:date="2018-02-06T13:55:00Z"/>
        </w:rPr>
      </w:pPr>
      <w:ins w:id="949" w:author="clifford beta" w:date="2018-02-06T13:55:00Z">
        <w:r w:rsidRPr="00064F3D">
          <w:t xml:space="preserve">                                                 </w:t>
        </w:r>
        <w:r w:rsidRPr="00064F3D">
          <w:rPr>
            <w:noProof/>
          </w:rPr>
          <w:drawing>
            <wp:inline distT="0" distB="0" distL="0" distR="0" wp14:anchorId="7ECA7CEF" wp14:editId="3927E7AB">
              <wp:extent cx="44005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0550" cy="2857500"/>
                      </a:xfrm>
                      <a:prstGeom prst="rect">
                        <a:avLst/>
                      </a:prstGeom>
                    </pic:spPr>
                  </pic:pic>
                </a:graphicData>
              </a:graphic>
            </wp:inline>
          </w:drawing>
        </w:r>
      </w:ins>
    </w:p>
    <w:p w14:paraId="76B1C27E" w14:textId="77777777" w:rsidR="00EC5A31" w:rsidRDefault="00EC5A31" w:rsidP="00EC5A31">
      <w:pPr>
        <w:rPr>
          <w:ins w:id="950" w:author="clifford beta" w:date="2018-02-06T13:57:00Z"/>
        </w:rPr>
      </w:pPr>
      <w:ins w:id="951" w:author="clifford beta" w:date="2018-02-06T13:55:00Z">
        <w:r w:rsidRPr="000D61A9">
          <w:lastRenderedPageBreak/>
          <w:t xml:space="preserve">Principal-plane amplitude patterns of the array factor for a uniform circular array of </w:t>
        </w:r>
        <w:r w:rsidRPr="000D61A9">
          <w:rPr>
            <w:i/>
            <w:iCs/>
          </w:rPr>
          <w:t xml:space="preserve">N </w:t>
        </w:r>
        <w:r w:rsidRPr="000D61A9">
          <w:rPr>
            <w:rFonts w:eastAsia="STIXMath-Regular"/>
          </w:rPr>
          <w:t xml:space="preserve">= </w:t>
        </w:r>
        <w:r w:rsidRPr="000D61A9">
          <w:t>10</w:t>
        </w:r>
        <w:r>
          <w:t xml:space="preserve"> </w:t>
        </w:r>
        <w:r w:rsidRPr="000D61A9">
          <w:t>elements (</w:t>
        </w:r>
        <w:proofErr w:type="spellStart"/>
        <w:r w:rsidRPr="000D61A9">
          <w:rPr>
            <w:i/>
            <w:iCs/>
          </w:rPr>
          <w:t>C</w:t>
        </w:r>
        <w:r w:rsidRPr="000D61A9">
          <w:rPr>
            <w:rFonts w:eastAsia="STIXMath-Regular"/>
          </w:rPr>
          <w:t>∕λ</w:t>
        </w:r>
        <w:proofErr w:type="spellEnd"/>
        <w:r w:rsidRPr="000D61A9">
          <w:rPr>
            <w:rFonts w:eastAsia="STIXMath-Regular"/>
          </w:rPr>
          <w:t xml:space="preserve"> = </w:t>
        </w:r>
        <w:proofErr w:type="spellStart"/>
        <w:r w:rsidRPr="000D61A9">
          <w:rPr>
            <w:i/>
            <w:iCs/>
          </w:rPr>
          <w:t>ka</w:t>
        </w:r>
        <w:proofErr w:type="spellEnd"/>
        <w:r w:rsidRPr="000D61A9">
          <w:rPr>
            <w:i/>
            <w:iCs/>
          </w:rPr>
          <w:t xml:space="preserve"> </w:t>
        </w:r>
        <w:r w:rsidRPr="000D61A9">
          <w:rPr>
            <w:rFonts w:eastAsia="STIXMath-Regular"/>
          </w:rPr>
          <w:t xml:space="preserve">= </w:t>
        </w:r>
        <w:r w:rsidRPr="000D61A9">
          <w:t>10).</w:t>
        </w:r>
        <w:r w:rsidRPr="00064F3D">
          <w:t xml:space="preserve">                                                      </w:t>
        </w:r>
        <w:r w:rsidRPr="00064F3D">
          <w:rPr>
            <w:noProof/>
          </w:rPr>
          <w:drawing>
            <wp:inline distT="0" distB="0" distL="0" distR="0" wp14:anchorId="4AEF54ED" wp14:editId="5A99DEB7">
              <wp:extent cx="3924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2409825"/>
                      </a:xfrm>
                      <a:prstGeom prst="rect">
                        <a:avLst/>
                      </a:prstGeom>
                    </pic:spPr>
                  </pic:pic>
                </a:graphicData>
              </a:graphic>
            </wp:inline>
          </w:drawing>
        </w:r>
      </w:ins>
    </w:p>
    <w:p w14:paraId="542D3058" w14:textId="77777777" w:rsidR="005342FD" w:rsidRDefault="005342FD" w:rsidP="00EC5A31">
      <w:pPr>
        <w:rPr>
          <w:ins w:id="952" w:author="clifford beta" w:date="2018-02-06T13:55:00Z"/>
        </w:rPr>
      </w:pPr>
    </w:p>
    <w:p w14:paraId="1C7F590E" w14:textId="77777777" w:rsidR="00EC5A31" w:rsidRPr="00D0101B" w:rsidRDefault="00EC5A31">
      <w:pPr>
        <w:pStyle w:val="Heading3"/>
        <w:rPr>
          <w:ins w:id="953" w:author="clifford beta" w:date="2018-02-06T13:55:00Z"/>
        </w:rPr>
        <w:pPrChange w:id="954" w:author="clifford beta" w:date="2018-02-06T13:57:00Z">
          <w:pPr>
            <w:autoSpaceDE w:val="0"/>
            <w:autoSpaceDN w:val="0"/>
            <w:adjustRightInd w:val="0"/>
          </w:pPr>
        </w:pPrChange>
      </w:pPr>
      <w:ins w:id="955" w:author="clifford beta" w:date="2018-02-06T13:55:00Z">
        <w:r w:rsidRPr="00D0101B">
          <w:t>Rectangular Planar Arrays</w:t>
        </w:r>
      </w:ins>
    </w:p>
    <w:p w14:paraId="5C883C89" w14:textId="77777777" w:rsidR="00EC5A31" w:rsidRDefault="00EC5A31" w:rsidP="00EC5A31">
      <w:pPr>
        <w:autoSpaceDE w:val="0"/>
        <w:autoSpaceDN w:val="0"/>
        <w:adjustRightInd w:val="0"/>
        <w:rPr>
          <w:ins w:id="956" w:author="clifford beta" w:date="2018-02-06T13:55:00Z"/>
          <w:rFonts w:eastAsia="LiberationSerif"/>
          <w:color w:val="000000"/>
        </w:rPr>
      </w:pPr>
      <w:ins w:id="957" w:author="clifford beta" w:date="2018-02-06T13:55:00Z">
        <w:r>
          <w:rPr>
            <w:rFonts w:eastAsia="LiberationSerif"/>
            <w:color w:val="000000"/>
          </w:rPr>
          <w:t>Rectangular arrays are slightly more complex geometry</w:t>
        </w:r>
        <w:r w:rsidRPr="00D0101B">
          <w:rPr>
            <w:rFonts w:eastAsia="LiberationSerif"/>
            <w:color w:val="000000"/>
          </w:rPr>
          <w:t xml:space="preserve"> pattern</w:t>
        </w:r>
        <w:r>
          <w:rPr>
            <w:rFonts w:eastAsia="LiberationSerif"/>
            <w:color w:val="000000"/>
          </w:rPr>
          <w:t>s</w:t>
        </w:r>
        <w:r w:rsidRPr="00D0101B">
          <w:rPr>
            <w:rFonts w:eastAsia="LiberationSerif"/>
            <w:color w:val="000000"/>
          </w:rPr>
          <w:t xml:space="preserve"> for arrays. </w:t>
        </w:r>
        <w:r>
          <w:rPr>
            <w:rFonts w:eastAsia="LiberationSerif"/>
            <w:color w:val="000000"/>
          </w:rPr>
          <w:t xml:space="preserve">Below is a </w:t>
        </w:r>
        <w:r w:rsidRPr="00D0101B">
          <w:rPr>
            <w:rFonts w:eastAsia="LiberationSerif"/>
            <w:color w:val="000000"/>
          </w:rPr>
          <w:t xml:space="preserve">rectangular array in the </w:t>
        </w:r>
        <w:r w:rsidRPr="00D0101B">
          <w:rPr>
            <w:rFonts w:eastAsia="LiberationSerif-Italic"/>
            <w:i/>
            <w:iCs/>
            <w:color w:val="000000"/>
          </w:rPr>
          <w:t>x</w:t>
        </w:r>
        <w:r w:rsidRPr="00D0101B">
          <w:rPr>
            <w:rFonts w:eastAsia="LiberationSerif"/>
            <w:color w:val="000000"/>
          </w:rPr>
          <w:t>-</w:t>
        </w:r>
        <w:r w:rsidRPr="00D0101B">
          <w:rPr>
            <w:rFonts w:eastAsia="LiberationSerif-Italic"/>
            <w:i/>
            <w:iCs/>
            <w:color w:val="000000"/>
          </w:rPr>
          <w:t xml:space="preserve">y </w:t>
        </w:r>
        <w:r w:rsidRPr="00D0101B">
          <w:rPr>
            <w:rFonts w:eastAsia="LiberationSerif"/>
            <w:color w:val="000000"/>
          </w:rPr>
          <w:t xml:space="preserve">plane. There are </w:t>
        </w:r>
        <w:r w:rsidRPr="00D0101B">
          <w:rPr>
            <w:rFonts w:eastAsia="LiberationSerif-Italic"/>
            <w:i/>
            <w:iCs/>
            <w:color w:val="000000"/>
          </w:rPr>
          <w:t xml:space="preserve">M </w:t>
        </w:r>
        <w:r w:rsidRPr="00D0101B">
          <w:rPr>
            <w:rFonts w:eastAsia="LiberationSerif"/>
            <w:color w:val="000000"/>
          </w:rPr>
          <w:t xml:space="preserve">elements in the </w:t>
        </w:r>
        <w:r w:rsidRPr="00840844">
          <w:rPr>
            <w:rFonts w:eastAsia="LiberationSerif-Italic"/>
            <w:i/>
            <w:color w:val="000000"/>
            <w:sz w:val="28"/>
            <w:szCs w:val="28"/>
          </w:rPr>
          <w:t>x</w:t>
        </w:r>
        <w:r w:rsidRPr="00524FAA">
          <w:rPr>
            <w:rFonts w:eastAsia="LiberationSerif-Italic"/>
            <w:i/>
            <w:color w:val="000000"/>
            <w:sz w:val="28"/>
            <w:szCs w:val="28"/>
          </w:rPr>
          <w:t xml:space="preserve"> </w:t>
        </w:r>
        <w:r>
          <w:rPr>
            <w:rFonts w:eastAsia="LiberationSerif"/>
            <w:color w:val="000000"/>
          </w:rPr>
          <w:t xml:space="preserve">direction </w:t>
        </w:r>
        <w:r w:rsidRPr="00D0101B">
          <w:rPr>
            <w:rFonts w:eastAsia="LiberationSerif"/>
            <w:color w:val="000000"/>
          </w:rPr>
          <w:t xml:space="preserve">and </w:t>
        </w:r>
        <w:r w:rsidRPr="00D0101B">
          <w:rPr>
            <w:rFonts w:eastAsia="LiberationSerif-Italic"/>
            <w:i/>
            <w:iCs/>
            <w:color w:val="000000"/>
          </w:rPr>
          <w:t xml:space="preserve">N </w:t>
        </w:r>
        <w:r w:rsidRPr="00D0101B">
          <w:rPr>
            <w:rFonts w:eastAsia="LiberationSerif"/>
            <w:color w:val="000000"/>
          </w:rPr>
          <w:t xml:space="preserve">elements in the </w:t>
        </w:r>
        <w:r w:rsidRPr="00D0101B">
          <w:rPr>
            <w:rFonts w:eastAsia="LiberationSerif-Italic"/>
            <w:i/>
            <w:iCs/>
            <w:color w:val="000000"/>
          </w:rPr>
          <w:t>y</w:t>
        </w:r>
        <w:r w:rsidRPr="00D0101B">
          <w:rPr>
            <w:rFonts w:eastAsia="LiberationSerif"/>
            <w:color w:val="000000"/>
          </w:rPr>
          <w:t xml:space="preserve">-direction creating an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 xml:space="preserve">array of elements. The </w:t>
        </w:r>
        <w:r w:rsidRPr="00840844">
          <w:rPr>
            <w:rFonts w:eastAsia="LiberationSerif-Italic"/>
            <w:i/>
            <w:color w:val="000000"/>
            <w:sz w:val="28"/>
            <w:szCs w:val="28"/>
          </w:rPr>
          <w:t>m</w:t>
        </w:r>
        <w:r w:rsidRPr="00524FAA">
          <w:rPr>
            <w:rFonts w:eastAsia="LiberationSerif"/>
            <w:color w:val="000000"/>
            <w:sz w:val="28"/>
            <w:szCs w:val="28"/>
          </w:rPr>
          <w:t>-</w:t>
        </w:r>
        <w:r w:rsidRPr="00D0101B">
          <w:rPr>
            <w:rFonts w:eastAsia="LiberationSerif-Italic"/>
            <w:i/>
            <w:iCs/>
            <w:color w:val="000000"/>
          </w:rPr>
          <w:t>n</w:t>
        </w:r>
        <w:r>
          <w:rPr>
            <w:rFonts w:eastAsia="LiberationSerif"/>
            <w:color w:val="000000"/>
          </w:rPr>
          <w:t xml:space="preserve">th </w:t>
        </w:r>
        <w:r w:rsidRPr="00D0101B">
          <w:rPr>
            <w:rFonts w:eastAsia="LiberationSerif"/>
            <w:color w:val="000000"/>
          </w:rPr>
          <w:t xml:space="preserve">element has weight </w:t>
        </w:r>
        <w:proofErr w:type="spellStart"/>
        <w:r w:rsidRPr="00840844">
          <w:rPr>
            <w:rFonts w:eastAsia="LiberationSerif-Italic"/>
            <w:i/>
            <w:color w:val="000000"/>
            <w:sz w:val="28"/>
            <w:szCs w:val="28"/>
          </w:rPr>
          <w:t>w</w:t>
        </w:r>
        <w:r w:rsidRPr="00524FAA">
          <w:rPr>
            <w:rFonts w:eastAsia="LiberationSerif-Italic"/>
            <w:i/>
            <w:color w:val="000000"/>
            <w:sz w:val="28"/>
            <w:szCs w:val="28"/>
            <w:vertAlign w:val="subscript"/>
          </w:rPr>
          <w:t>mn</w:t>
        </w:r>
        <w:proofErr w:type="spellEnd"/>
        <w:r w:rsidRPr="003B1DA8">
          <w:rPr>
            <w:rFonts w:eastAsia="LiberationSerif"/>
            <w:color w:val="000000"/>
            <w:sz w:val="28"/>
            <w:szCs w:val="28"/>
          </w:rPr>
          <w:t xml:space="preserve">. </w:t>
        </w:r>
        <w:r w:rsidRPr="00D0101B">
          <w:rPr>
            <w:rFonts w:eastAsia="LiberationSerif"/>
            <w:color w:val="000000"/>
          </w:rPr>
          <w:t xml:space="preserve">The </w:t>
        </w:r>
        <w:r w:rsidRPr="00D0101B">
          <w:rPr>
            <w:rFonts w:eastAsia="LiberationSerif-Italic"/>
            <w:i/>
            <w:iCs/>
            <w:color w:val="000000"/>
          </w:rPr>
          <w:t>x</w:t>
        </w:r>
        <w:r w:rsidRPr="00D0101B">
          <w:rPr>
            <w:rFonts w:eastAsia="LiberationSerif"/>
            <w:color w:val="000000"/>
          </w:rPr>
          <w:t xml:space="preserve">-directed elements are spaced </w:t>
        </w:r>
        <w:r w:rsidRPr="00D0101B">
          <w:rPr>
            <w:rFonts w:eastAsia="LiberationSerif-Italic"/>
            <w:i/>
            <w:iCs/>
            <w:color w:val="000000"/>
          </w:rPr>
          <w:t>apart</w:t>
        </w:r>
        <w:r w:rsidRPr="00D0101B">
          <w:rPr>
            <w:rFonts w:eastAsia="LiberationSerif"/>
            <w:color w:val="000000"/>
          </w:rPr>
          <w:t xml:space="preserve"> and the </w:t>
        </w:r>
        <w:r w:rsidRPr="00D0101B">
          <w:rPr>
            <w:rFonts w:eastAsia="LiberationSerif-Italic"/>
            <w:i/>
            <w:iCs/>
            <w:color w:val="000000"/>
          </w:rPr>
          <w:t>y</w:t>
        </w:r>
        <w:r>
          <w:rPr>
            <w:rFonts w:eastAsia="LiberationSerif"/>
            <w:color w:val="000000"/>
          </w:rPr>
          <w:t xml:space="preserve">-directed </w:t>
        </w:r>
        <w:r w:rsidRPr="00D0101B">
          <w:rPr>
            <w:rFonts w:eastAsia="LiberationSerif"/>
            <w:color w:val="000000"/>
          </w:rPr>
          <w:t xml:space="preserve">elements are spaced </w:t>
        </w:r>
        <w:proofErr w:type="spellStart"/>
        <w:proofErr w:type="gramStart"/>
        <w:r w:rsidRPr="00840844">
          <w:rPr>
            <w:rFonts w:eastAsia="LiberationSerif-Italic"/>
            <w:i/>
            <w:color w:val="000000"/>
            <w:sz w:val="28"/>
            <w:szCs w:val="28"/>
          </w:rPr>
          <w:t>d</w:t>
        </w:r>
        <w:r w:rsidRPr="00524FAA">
          <w:rPr>
            <w:rFonts w:eastAsia="LiberationSerif-Italic"/>
            <w:i/>
            <w:color w:val="000000"/>
            <w:sz w:val="28"/>
            <w:szCs w:val="28"/>
            <w:vertAlign w:val="subscript"/>
          </w:rPr>
          <w:t>y</w:t>
        </w:r>
        <w:proofErr w:type="spellEnd"/>
        <w:proofErr w:type="gramEnd"/>
        <w:r w:rsidRPr="00D0101B">
          <w:rPr>
            <w:rFonts w:eastAsia="LiberationSerif-Italic"/>
            <w:i/>
            <w:iCs/>
            <w:color w:val="000000"/>
          </w:rPr>
          <w:t xml:space="preserve"> </w:t>
        </w:r>
        <w:r w:rsidRPr="00D0101B">
          <w:rPr>
            <w:rFonts w:eastAsia="LiberationSerif"/>
            <w:color w:val="000000"/>
          </w:rPr>
          <w:t xml:space="preserve">apart. The planar array can be viewed as </w:t>
        </w:r>
        <w:r w:rsidRPr="00D0101B">
          <w:rPr>
            <w:rFonts w:eastAsia="LiberationSerif-Italic"/>
            <w:i/>
            <w:iCs/>
            <w:color w:val="000000"/>
          </w:rPr>
          <w:t xml:space="preserve">M </w:t>
        </w:r>
        <w:r w:rsidRPr="00D0101B">
          <w:rPr>
            <w:rFonts w:eastAsia="LiberationSerif"/>
            <w:color w:val="000000"/>
          </w:rPr>
          <w:t xml:space="preserve">linear arrays of </w:t>
        </w:r>
        <w:r w:rsidRPr="00D0101B">
          <w:rPr>
            <w:rFonts w:eastAsia="LiberationSerif-Italic"/>
            <w:i/>
            <w:iCs/>
            <w:color w:val="000000"/>
          </w:rPr>
          <w:t>N</w:t>
        </w:r>
        <w:r>
          <w:rPr>
            <w:rFonts w:eastAsia="LiberationSerif"/>
            <w:color w:val="000000"/>
          </w:rPr>
          <w:t xml:space="preserve"> </w:t>
        </w:r>
        <w:r w:rsidRPr="00D0101B">
          <w:rPr>
            <w:rFonts w:eastAsia="LiberationSerif"/>
            <w:color w:val="000000"/>
          </w:rPr>
          <w:t xml:space="preserve">elements or as </w:t>
        </w:r>
        <w:r w:rsidRPr="00D0101B">
          <w:rPr>
            <w:rFonts w:eastAsia="LiberationSerif-Italic"/>
            <w:i/>
            <w:iCs/>
            <w:color w:val="000000"/>
          </w:rPr>
          <w:t xml:space="preserve">N </w:t>
        </w:r>
        <w:r w:rsidRPr="00D0101B">
          <w:rPr>
            <w:rFonts w:eastAsia="LiberationSerif"/>
            <w:color w:val="000000"/>
          </w:rPr>
          <w:t xml:space="preserve">linear arrays of </w:t>
        </w:r>
        <w:r w:rsidRPr="00D0101B">
          <w:rPr>
            <w:rFonts w:eastAsia="LiberationSerif-Italic"/>
            <w:i/>
            <w:iCs/>
            <w:color w:val="000000"/>
          </w:rPr>
          <w:t xml:space="preserve">M </w:t>
        </w:r>
        <w:r w:rsidRPr="00D0101B">
          <w:rPr>
            <w:rFonts w:eastAsia="LiberationSerif"/>
            <w:color w:val="000000"/>
          </w:rPr>
          <w:t>elements. Because w</w:t>
        </w:r>
        <w:r>
          <w:rPr>
            <w:rFonts w:eastAsia="LiberationSerif"/>
            <w:color w:val="000000"/>
          </w:rPr>
          <w:t xml:space="preserve">e already know the array factor </w:t>
        </w:r>
        <w:r w:rsidRPr="00D0101B">
          <w:rPr>
            <w:rFonts w:eastAsia="LiberationSerif"/>
            <w:color w:val="000000"/>
          </w:rPr>
          <w:t xml:space="preserve">for an </w:t>
        </w:r>
        <w:r w:rsidRPr="00D0101B">
          <w:rPr>
            <w:rFonts w:eastAsia="LiberationSerif-Italic"/>
            <w:i/>
            <w:iCs/>
            <w:color w:val="000000"/>
          </w:rPr>
          <w:t xml:space="preserve">M </w:t>
        </w:r>
        <w:r w:rsidRPr="00D0101B">
          <w:rPr>
            <w:rFonts w:eastAsia="LiberationSerif"/>
            <w:color w:val="000000"/>
          </w:rPr>
          <w:t xml:space="preserve">or </w:t>
        </w:r>
        <w:r w:rsidRPr="00D0101B">
          <w:rPr>
            <w:rFonts w:eastAsia="LiberationSerif-Italic"/>
            <w:i/>
            <w:iCs/>
            <w:color w:val="000000"/>
          </w:rPr>
          <w:t xml:space="preserve">N </w:t>
        </w:r>
        <w:r w:rsidRPr="00D0101B">
          <w:rPr>
            <w:rFonts w:eastAsia="LiberationSerif"/>
            <w:color w:val="000000"/>
          </w:rPr>
          <w:t>element array acting alone, we can use pat</w:t>
        </w:r>
        <w:r>
          <w:rPr>
            <w:rFonts w:eastAsia="LiberationSerif"/>
            <w:color w:val="000000"/>
          </w:rPr>
          <w:t xml:space="preserve">tern multiplication to find the </w:t>
        </w:r>
        <w:r w:rsidRPr="00D0101B">
          <w:rPr>
            <w:rFonts w:eastAsia="LiberationSerif"/>
            <w:color w:val="000000"/>
          </w:rPr>
          <w:t xml:space="preserve">pattern of the entire </w:t>
        </w:r>
        <w:r w:rsidRPr="00D0101B">
          <w:rPr>
            <w:rFonts w:eastAsia="LiberationSerif-Italic"/>
            <w:i/>
            <w:iCs/>
            <w:color w:val="000000"/>
          </w:rPr>
          <w:t xml:space="preserve">M </w:t>
        </w:r>
        <w:r w:rsidRPr="00D0101B">
          <w:rPr>
            <w:rFonts w:eastAsia="LiberationSerif"/>
            <w:color w:val="000000"/>
          </w:rPr>
          <w:t xml:space="preserve">× </w:t>
        </w:r>
        <w:r w:rsidRPr="00D0101B">
          <w:rPr>
            <w:rFonts w:eastAsia="LiberationSerif-Italic"/>
            <w:i/>
            <w:iCs/>
            <w:color w:val="000000"/>
          </w:rPr>
          <w:t xml:space="preserve">N </w:t>
        </w:r>
        <w:r w:rsidRPr="00D0101B">
          <w:rPr>
            <w:rFonts w:eastAsia="LiberationSerif"/>
            <w:color w:val="000000"/>
          </w:rPr>
          <w:t>element array. Using pattern multiplication, we have</w:t>
        </w:r>
      </w:ins>
    </w:p>
    <w:p w14:paraId="7187346D" w14:textId="77777777" w:rsidR="00EC5A31" w:rsidRDefault="00EC5A31" w:rsidP="00EC5A31">
      <w:pPr>
        <w:autoSpaceDE w:val="0"/>
        <w:autoSpaceDN w:val="0"/>
        <w:adjustRightInd w:val="0"/>
        <w:rPr>
          <w:ins w:id="958" w:author="clifford beta" w:date="2018-02-06T13:55:00Z"/>
          <w:rFonts w:eastAsia="LiberationSerif"/>
          <w:color w:val="000000"/>
        </w:rPr>
      </w:pPr>
      <w:ins w:id="959" w:author="clifford beta" w:date="2018-02-06T13:55:00Z">
        <w:r>
          <w:rPr>
            <w:noProof/>
          </w:rPr>
          <w:drawing>
            <wp:inline distT="0" distB="0" distL="0" distR="0" wp14:anchorId="5C01EB6B" wp14:editId="50B15903">
              <wp:extent cx="5762625" cy="3152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3152775"/>
                      </a:xfrm>
                      <a:prstGeom prst="rect">
                        <a:avLst/>
                      </a:prstGeom>
                    </pic:spPr>
                  </pic:pic>
                </a:graphicData>
              </a:graphic>
            </wp:inline>
          </w:drawing>
        </w:r>
      </w:ins>
    </w:p>
    <w:p w14:paraId="6AF31F93" w14:textId="77777777" w:rsidR="00EC5A31" w:rsidRDefault="00EC5A31" w:rsidP="00EC5A31">
      <w:pPr>
        <w:autoSpaceDE w:val="0"/>
        <w:autoSpaceDN w:val="0"/>
        <w:adjustRightInd w:val="0"/>
        <w:rPr>
          <w:ins w:id="960" w:author="clifford beta" w:date="2018-02-06T13:55:00Z"/>
          <w:rFonts w:eastAsia="LiberationSerif"/>
          <w:color w:val="000000"/>
        </w:rPr>
      </w:pPr>
    </w:p>
    <w:p w14:paraId="0C0F2C7D" w14:textId="77777777" w:rsidR="00EC5A31" w:rsidRDefault="00EC5A31" w:rsidP="00EC5A31">
      <w:pPr>
        <w:autoSpaceDE w:val="0"/>
        <w:autoSpaceDN w:val="0"/>
        <w:adjustRightInd w:val="0"/>
        <w:rPr>
          <w:ins w:id="961" w:author="clifford beta" w:date="2018-02-06T13:55:00Z"/>
          <w:rFonts w:eastAsia="LiberationSerif"/>
          <w:color w:val="000000"/>
        </w:rPr>
      </w:pPr>
    </w:p>
    <w:p w14:paraId="3D2A620B" w14:textId="77777777" w:rsidR="00EC5A31" w:rsidRDefault="00EC5A31" w:rsidP="00EC5A31">
      <w:pPr>
        <w:autoSpaceDE w:val="0"/>
        <w:autoSpaceDN w:val="0"/>
        <w:adjustRightInd w:val="0"/>
        <w:rPr>
          <w:ins w:id="962" w:author="clifford beta" w:date="2018-02-06T13:55:00Z"/>
          <w:rFonts w:eastAsia="LiberationSerif"/>
          <w:color w:val="000000"/>
        </w:rPr>
      </w:pPr>
      <w:ins w:id="963" w:author="clifford beta" w:date="2018-02-06T13:55:00Z">
        <w:r>
          <w:rPr>
            <w:rFonts w:eastAsia="LiberationSerif"/>
            <w:color w:val="000000"/>
          </w:rPr>
          <w:t xml:space="preserve">     </w:t>
        </w:r>
        <m:oMath>
          <m:r>
            <m:rPr>
              <m:sty m:val="p"/>
            </m:rPr>
            <w:rPr>
              <w:rFonts w:ascii="Cambria Math" w:eastAsia="LiberationSerif" w:hAnsi="Cambria Math"/>
              <w:color w:val="000000"/>
            </w:rPr>
            <m:t>AF=</m:t>
          </m:r>
          <m:sSub>
            <m:sSubPr>
              <m:ctrlPr>
                <w:rPr>
                  <w:rFonts w:ascii="Cambria Math" w:eastAsia="LiberationSerif" w:hAnsi="Cambria Math"/>
                  <w:i/>
                  <w:color w:val="000000"/>
                </w:rPr>
              </m:ctrlPr>
            </m:sSubPr>
            <m:e>
              <m:r>
                <m:rPr>
                  <m:sty m:val="p"/>
                </m:rPr>
                <w:rPr>
                  <w:rFonts w:ascii="Cambria Math" w:eastAsia="LiberationSerif" w:hAnsi="Cambria Math"/>
                  <w:color w:val="000000"/>
                </w:rPr>
                <m:t>AF</m:t>
              </m:r>
            </m:e>
            <m:sub>
              <m:r>
                <w:rPr>
                  <w:rFonts w:ascii="Cambria Math" w:eastAsia="LiberationSerif" w:hAnsi="Cambria Math"/>
                  <w:color w:val="000000"/>
                </w:rPr>
                <m:t>x</m:t>
              </m:r>
            </m:sub>
          </m:sSub>
          <m:r>
            <w:rPr>
              <w:rFonts w:ascii="Cambria Math" w:eastAsia="Cambria Math" w:hAnsi="Cambria Math" w:cs="Cambria Math"/>
              <w:color w:val="000000"/>
            </w:rPr>
            <m:t xml:space="preserve"> . </m:t>
          </m:r>
          <m:sSub>
            <m:sSubPr>
              <m:ctrlPr>
                <w:rPr>
                  <w:rFonts w:ascii="Cambria Math" w:eastAsia="Cambria Math" w:hAnsi="Cambria Math" w:cs="Cambria Math"/>
                  <w:i/>
                  <w:color w:val="000000"/>
                </w:rPr>
              </m:ctrlPr>
            </m:sSubPr>
            <m:e>
              <m:r>
                <m:rPr>
                  <m:sty m:val="p"/>
                </m:rPr>
                <w:rPr>
                  <w:rFonts w:ascii="Cambria Math" w:eastAsia="Cambria Math" w:hAnsi="Cambria Math" w:cs="Cambria Math"/>
                  <w:color w:val="000000"/>
                </w:rPr>
                <m:t>AF</m:t>
              </m:r>
            </m:e>
            <m:sub>
              <m:r>
                <w:rPr>
                  <w:rFonts w:ascii="Cambria Math" w:eastAsia="Cambria Math" w:hAnsi="Cambria Math" w:cs="Cambria Math"/>
                  <w:color w:val="000000"/>
                </w:rPr>
                <m:t>y</m:t>
              </m:r>
            </m:sub>
          </m:sSub>
          <m:r>
            <w:rPr>
              <w:rFonts w:ascii="Cambria Math" w:eastAsia="Cambria Math" w:hAnsi="Cambria Math" w:cs="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sSub>
                <m:sSubPr>
                  <m:ctrlPr>
                    <w:rPr>
                      <w:rFonts w:ascii="Cambria Math" w:eastAsia="LiberationSerif" w:hAnsi="Cambria Math"/>
                      <w:i/>
                      <w:color w:val="000000"/>
                    </w:rPr>
                  </m:ctrlPr>
                </m:sSubPr>
                <m:e>
                  <m:r>
                    <w:rPr>
                      <w:rFonts w:ascii="Cambria Math" w:eastAsia="LiberationSerif" w:hAnsi="Cambria Math"/>
                      <w:color w:val="000000"/>
                    </w:rPr>
                    <m:t>a</m:t>
                  </m:r>
                </m:e>
                <m:sub>
                  <m:r>
                    <w:rPr>
                      <w:rFonts w:ascii="Cambria Math" w:eastAsia="LiberationSerif" w:hAnsi="Cambria Math"/>
                      <w:color w:val="000000"/>
                    </w:rPr>
                    <m:t>m</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j(m-1)(k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r>
                    <w:rPr>
                      <w:rFonts w:ascii="Cambria Math" w:eastAsia="LiberationSerif-Italic" w:hAnsi="Cambria Math"/>
                      <w:color w:val="000000"/>
                      <w:sz w:val="28"/>
                      <w:vertAlign w:val="subscript"/>
                    </w:rPr>
                    <m:t>)</m:t>
                  </m:r>
                </m:sup>
              </m:sSup>
            </m:e>
          </m:nary>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n=1</m:t>
              </m:r>
            </m:sub>
            <m:sup>
              <m:r>
                <w:rPr>
                  <w:rFonts w:ascii="Cambria Math" w:eastAsia="Cambria Math" w:hAnsi="Cambria Math" w:cs="Cambria Math"/>
                  <w:color w:val="000000"/>
                </w:rPr>
                <m:t>N</m:t>
              </m:r>
            </m:sup>
            <m:e>
              <m:sSub>
                <m:sSubPr>
                  <m:ctrlPr>
                    <w:rPr>
                      <w:rFonts w:ascii="Cambria Math" w:eastAsia="LiberationSerif" w:hAnsi="Cambria Math"/>
                      <w:color w:val="000000"/>
                    </w:rPr>
                  </m:ctrlPr>
                </m:sSubPr>
                <m:e>
                  <m:r>
                    <w:rPr>
                      <w:rFonts w:ascii="Cambria Math" w:eastAsia="LiberationSerif" w:hAnsi="Cambria Math"/>
                      <w:color w:val="000000"/>
                    </w:rPr>
                    <m:t>b</m:t>
                  </m:r>
                </m:e>
                <m:sub>
                  <m:r>
                    <w:rPr>
                      <w:rFonts w:ascii="Cambria Math" w:eastAsia="LiberationSerif" w:hAnsi="Cambria Math"/>
                      <w:color w:val="000000"/>
                    </w:rPr>
                    <m:t>n</m:t>
                  </m:r>
                </m:sub>
              </m:sSub>
              <m:sSup>
                <m:sSupPr>
                  <m:ctrlPr>
                    <w:rPr>
                      <w:rFonts w:ascii="Cambria Math" w:eastAsia="LiberationSerif" w:hAnsi="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j(n-1)(k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Cambria Math" w:hAnsi="Cambria Math" w:cs="Cambria Math"/>
                      <w:color w:val="000000"/>
                    </w:rPr>
                    <m:t>)</m:t>
                  </m:r>
                </m:sup>
              </m:sSup>
            </m:e>
          </m:nary>
        </m:oMath>
      </w:ins>
    </w:p>
    <w:p w14:paraId="1E002766" w14:textId="77777777" w:rsidR="00EC5A31" w:rsidRDefault="00EC5A31" w:rsidP="00EC5A31">
      <w:pPr>
        <w:autoSpaceDE w:val="0"/>
        <w:autoSpaceDN w:val="0"/>
        <w:adjustRightInd w:val="0"/>
        <w:rPr>
          <w:ins w:id="964" w:author="clifford beta" w:date="2018-02-06T13:55:00Z"/>
          <w:rFonts w:eastAsia="LiberationSerif"/>
          <w:color w:val="000000"/>
        </w:rPr>
      </w:pPr>
      <w:ins w:id="965" w:author="clifford beta" w:date="2018-02-06T13:55:00Z">
        <w:r>
          <w:rPr>
            <w:rFonts w:eastAsia="LiberationSerif"/>
            <w:color w:val="000000"/>
          </w:rPr>
          <w:t xml:space="preserve">                               </w:t>
        </w:r>
      </w:ins>
    </w:p>
    <w:p w14:paraId="06F44103" w14:textId="77777777" w:rsidR="00EC5A31" w:rsidRDefault="00EC5A31" w:rsidP="00EC5A31">
      <w:pPr>
        <w:autoSpaceDE w:val="0"/>
        <w:autoSpaceDN w:val="0"/>
        <w:adjustRightInd w:val="0"/>
        <w:rPr>
          <w:ins w:id="966" w:author="clifford beta" w:date="2018-02-06T13:55:00Z"/>
          <w:rFonts w:eastAsia="LiberationSerif"/>
          <w:color w:val="000000"/>
        </w:rPr>
      </w:pPr>
      <w:ins w:id="967" w:author="clifford beta" w:date="2018-02-06T13:55:00Z">
        <w:r>
          <w:rPr>
            <w:rFonts w:eastAsia="LiberationSerif"/>
            <w:color w:val="000000"/>
          </w:rPr>
          <w:t xml:space="preserve">                                </w:t>
        </w:r>
        <m:oMath>
          <m:r>
            <w:rPr>
              <w:rFonts w:ascii="Cambria Math" w:eastAsia="LiberationSerif" w:hAnsi="Cambria Math"/>
              <w:color w:val="000000"/>
            </w:rPr>
            <m:t>=</m:t>
          </m:r>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m=1</m:t>
              </m:r>
            </m:sub>
            <m:sup>
              <m:r>
                <w:rPr>
                  <w:rFonts w:ascii="Cambria Math" w:eastAsia="Cambria Math" w:hAnsi="Cambria Math" w:cs="Cambria Math"/>
                  <w:color w:val="000000"/>
                </w:rPr>
                <m:t>M</m:t>
              </m:r>
            </m:sup>
            <m:e>
              <m:nary>
                <m:naryPr>
                  <m:chr m:val="∑"/>
                  <m:grow m:val="1"/>
                  <m:ctrlPr>
                    <w:rPr>
                      <w:rFonts w:ascii="Cambria Math" w:eastAsia="LiberationSerif" w:hAnsi="Cambria Math"/>
                      <w:color w:val="000000"/>
                    </w:rPr>
                  </m:ctrlPr>
                </m:naryPr>
                <m:sub>
                  <m:r>
                    <w:rPr>
                      <w:rFonts w:ascii="Cambria Math" w:eastAsia="Cambria Math" w:hAnsi="Cambria Math" w:cs="Cambria Math"/>
                      <w:color w:val="000000"/>
                    </w:rPr>
                    <m:t>k=0</m:t>
                  </m:r>
                </m:sub>
                <m:sup>
                  <m:r>
                    <w:rPr>
                      <w:rFonts w:ascii="Cambria Math" w:eastAsia="Cambria Math" w:hAnsi="Cambria Math" w:cs="Cambria Math"/>
                      <w:color w:val="000000"/>
                    </w:rPr>
                    <m:t>n</m:t>
                  </m:r>
                </m:sup>
                <m:e>
                  <m:sSub>
                    <m:sSubPr>
                      <m:ctrlPr>
                        <w:rPr>
                          <w:rFonts w:ascii="Cambria Math" w:eastAsia="LiberationSerif" w:hAnsi="Cambria Math"/>
                          <w:i/>
                          <w:color w:val="000000"/>
                        </w:rPr>
                      </m:ctrlPr>
                    </m:sSubPr>
                    <m:e>
                      <m:r>
                        <w:rPr>
                          <w:rFonts w:ascii="Cambria Math" w:eastAsia="LiberationSerif" w:hAnsi="Cambria Math"/>
                          <w:color w:val="000000"/>
                        </w:rPr>
                        <m:t>ὼ</m:t>
                      </m:r>
                    </m:e>
                    <m:sub>
                      <m:r>
                        <w:rPr>
                          <w:rFonts w:ascii="Cambria Math" w:eastAsia="LiberationSerif" w:hAnsi="Cambria Math"/>
                          <w:color w:val="000000"/>
                        </w:rPr>
                        <m:t>mn</m:t>
                      </m:r>
                    </m:sub>
                  </m:sSub>
                  <m:sSup>
                    <m:sSupPr>
                      <m:ctrlPr>
                        <w:rPr>
                          <w:rFonts w:ascii="Cambria Math" w:eastAsia="LiberationSerif" w:hAnsi="Cambria Math"/>
                          <w:color w:val="000000"/>
                        </w:rPr>
                      </m:ctrlPr>
                    </m:sSupPr>
                    <m:e>
                      <m:r>
                        <w:rPr>
                          <w:rFonts w:ascii="Cambria Math" w:eastAsia="LiberationSerif" w:hAnsi="Cambria Math"/>
                          <w:color w:val="000000"/>
                        </w:rPr>
                        <m:t>e</m:t>
                      </m:r>
                    </m:e>
                    <m:sup>
                      <m:r>
                        <w:rPr>
                          <w:rFonts w:ascii="Cambria Math" w:eastAsia="Cambria Math" w:hAnsi="Cambria Math" w:cs="Cambria Math"/>
                          <w:color w:val="000000"/>
                        </w:rPr>
                        <m:t>j[</m:t>
                      </m:r>
                      <m:d>
                        <m:dPr>
                          <m:ctrlPr>
                            <w:rPr>
                              <w:rFonts w:ascii="Cambria Math" w:eastAsia="Cambria Math" w:hAnsi="Cambria Math" w:cs="Cambria Math"/>
                              <w:i/>
                              <w:color w:val="000000"/>
                            </w:rPr>
                          </m:ctrlPr>
                        </m:dPr>
                        <m:e>
                          <m:r>
                            <w:rPr>
                              <w:rFonts w:ascii="Cambria Math" w:eastAsia="Cambria Math" w:hAnsi="Cambria Math" w:cs="Cambria Math"/>
                              <w:color w:val="000000"/>
                            </w:rPr>
                            <m:t>m-1</m:t>
                          </m:r>
                        </m:e>
                      </m:d>
                      <m:d>
                        <m:dPr>
                          <m:ctrlPr>
                            <w:rPr>
                              <w:rFonts w:ascii="Cambria Math" w:eastAsia="Cambria Math" w:hAnsi="Cambria Math" w:cs="Cambria Math"/>
                              <w:i/>
                              <w:color w:val="000000"/>
                            </w:rPr>
                          </m:ctrlPr>
                        </m:dPr>
                        <m:e>
                          <m:r>
                            <w:rPr>
                              <w:rFonts w:ascii="Cambria Math" w:eastAsia="Cambria Math" w:hAnsi="Cambria Math" w:cs="Cambria Math"/>
                              <w:color w:val="000000"/>
                            </w:rPr>
                            <m:t>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x</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cos</m:t>
                          </m:r>
                          <m:r>
                            <w:rPr>
                              <w:rFonts w:ascii="Cambria Math" w:eastAsia="LiberationSerif-Italic" w:hAnsi="Cambria Math"/>
                              <w:color w:val="000000"/>
                              <w:sz w:val="28"/>
                            </w:rPr>
                            <m:t>ϕ</m:t>
                          </m:r>
                          <m:r>
                            <w:rPr>
                              <w:rFonts w:ascii="Cambria Math" w:eastAsia="LiberationSerif-Italic"/>
                              <w:color w:val="000000"/>
                              <w:sz w:val="28"/>
                            </w:rPr>
                            <m:t>+</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x</m:t>
                              </m:r>
                            </m:sub>
                          </m:sSub>
                        </m:e>
                      </m:d>
                      <m:r>
                        <w:rPr>
                          <w:rFonts w:ascii="Cambria Math" w:eastAsia="Cambria Math" w:hAnsi="Cambria Math" w:cs="Cambria Math"/>
                          <w:color w:val="000000"/>
                        </w:rPr>
                        <m:t>+(n-1)(k</m:t>
                      </m:r>
                      <m:sSub>
                        <m:sSubPr>
                          <m:ctrlPr>
                            <w:rPr>
                              <w:rFonts w:ascii="Cambria Math" w:eastAsia="Cambria Math" w:hAnsi="Cambria Math" w:cs="Cambria Math"/>
                              <w:i/>
                              <w:color w:val="000000"/>
                            </w:rPr>
                          </m:ctrlPr>
                        </m:sSubPr>
                        <m:e>
                          <m:r>
                            <w:rPr>
                              <w:rFonts w:ascii="Cambria Math" w:eastAsia="Cambria Math" w:hAnsi="Cambria Math" w:cs="Cambria Math"/>
                              <w:color w:val="000000"/>
                            </w:rPr>
                            <m:t>d</m:t>
                          </m:r>
                        </m:e>
                        <m:sub>
                          <m:r>
                            <w:rPr>
                              <w:rFonts w:ascii="Cambria Math" w:eastAsia="Cambria Math" w:hAnsi="Cambria Math" w:cs="Cambria Math"/>
                              <w:color w:val="000000"/>
                            </w:rPr>
                            <m:t>y</m:t>
                          </m:r>
                        </m:sub>
                      </m:sSub>
                      <m:r>
                        <w:rPr>
                          <w:rFonts w:ascii="Cambria Math" w:eastAsia="Cambria Math" w:hAnsi="Cambria Math" w:cs="Cambria Math"/>
                          <w:color w:val="000000"/>
                        </w:rPr>
                        <m:t>sin</m:t>
                      </m:r>
                      <m:r>
                        <w:rPr>
                          <w:rFonts w:ascii="Cambria Math" w:eastAsia="LiberationSerif-Italic" w:hAnsi="Cambria Math"/>
                          <w:color w:val="000000"/>
                        </w:rPr>
                        <m:t>θ</m:t>
                      </m:r>
                      <m:r>
                        <w:rPr>
                          <w:rFonts w:ascii="Cambria Math" w:eastAsia="LiberationSerif-Italic"/>
                          <w:color w:val="000000"/>
                        </w:rPr>
                        <m:t>sin</m:t>
                      </m:r>
                      <m:r>
                        <w:rPr>
                          <w:rFonts w:ascii="Cambria Math" w:eastAsia="LiberationSerif-Italic" w:hAnsi="Cambria Math"/>
                          <w:color w:val="000000"/>
                          <w:sz w:val="28"/>
                        </w:rPr>
                        <m:t xml:space="preserve">ϕ+ </m:t>
                      </m:r>
                      <m:sSub>
                        <m:sSubPr>
                          <m:ctrlPr>
                            <w:rPr>
                              <w:rFonts w:ascii="Cambria Math" w:eastAsia="LiberationSerif-Italic" w:hAnsi="Cambria Math"/>
                              <w:i/>
                              <w:iCs/>
                              <w:color w:val="000000"/>
                              <w:sz w:val="28"/>
                              <w:vertAlign w:val="subscript"/>
                            </w:rPr>
                          </m:ctrlPr>
                        </m:sSubPr>
                        <m:e>
                          <m:r>
                            <w:rPr>
                              <w:rFonts w:ascii="Cambria Math" w:eastAsia="LiberationSerif-Italic" w:hAnsi="Cambria Math"/>
                              <w:color w:val="000000"/>
                              <w:sz w:val="28"/>
                            </w:rPr>
                            <m:t>β</m:t>
                          </m:r>
                        </m:e>
                        <m:sub>
                          <m:r>
                            <w:rPr>
                              <w:rFonts w:ascii="Cambria Math" w:eastAsia="LiberationSerif-Italic" w:hAnsi="Cambria Math"/>
                              <w:color w:val="000000"/>
                              <w:sz w:val="28"/>
                              <w:vertAlign w:val="subscript"/>
                            </w:rPr>
                            <m:t>y</m:t>
                          </m:r>
                        </m:sub>
                      </m:sSub>
                      <m:r>
                        <w:rPr>
                          <w:rFonts w:ascii="Cambria Math" w:eastAsia="LiberationSerif-Italic" w:hAnsi="Cambria Math"/>
                          <w:color w:val="000000"/>
                          <w:sz w:val="28"/>
                          <w:vertAlign w:val="subscript"/>
                        </w:rPr>
                        <m:t>)]</m:t>
                      </m:r>
                    </m:sup>
                  </m:sSup>
                </m:e>
              </m:nary>
            </m:e>
          </m:nary>
        </m:oMath>
      </w:ins>
    </w:p>
    <w:p w14:paraId="636EB21B" w14:textId="77777777" w:rsidR="00EC5A31" w:rsidRPr="00A15AEF" w:rsidRDefault="00EC5A31" w:rsidP="00EC5A31">
      <w:pPr>
        <w:autoSpaceDE w:val="0"/>
        <w:autoSpaceDN w:val="0"/>
        <w:adjustRightInd w:val="0"/>
        <w:rPr>
          <w:ins w:id="968" w:author="clifford beta" w:date="2018-02-06T13:55:00Z"/>
          <w:rFonts w:eastAsia="LiberationSerif"/>
          <w:color w:val="000000"/>
        </w:rPr>
      </w:pPr>
      <w:proofErr w:type="gramStart"/>
      <w:ins w:id="969" w:author="clifford beta" w:date="2018-02-06T13:55:00Z">
        <w:r w:rsidRPr="00A15AEF">
          <w:rPr>
            <w:rFonts w:eastAsia="LiberationSerif"/>
            <w:color w:val="000000"/>
          </w:rPr>
          <w:t>where</w:t>
        </w:r>
        <w:proofErr w:type="gramEnd"/>
        <w:r w:rsidRPr="00A15AEF">
          <w:rPr>
            <w:rFonts w:eastAsia="LiberationSerif"/>
            <w:color w:val="000000"/>
          </w:rPr>
          <w:t xml:space="preserve"> </w:t>
        </w:r>
        <w:proofErr w:type="spellStart"/>
        <w:r w:rsidRPr="00840844">
          <w:rPr>
            <w:rFonts w:eastAsia="LiberationSerif-Italic"/>
            <w:i/>
            <w:color w:val="000000"/>
            <w:sz w:val="28"/>
            <w:szCs w:val="28"/>
          </w:rPr>
          <w:t>ω</w:t>
        </w:r>
        <w:r w:rsidRPr="00524FAA">
          <w:rPr>
            <w:rFonts w:eastAsia="LiberationSerif-Italic"/>
            <w:i/>
            <w:color w:val="000000"/>
            <w:sz w:val="28"/>
            <w:szCs w:val="28"/>
            <w:vertAlign w:val="subscript"/>
          </w:rPr>
          <w:t>mn</w:t>
        </w:r>
        <w:proofErr w:type="spellEnd"/>
        <w:r w:rsidRPr="00A15AEF">
          <w:rPr>
            <w:rFonts w:eastAsia="LiberationSerif-Italic"/>
            <w:i/>
            <w:iCs/>
            <w:color w:val="000000"/>
          </w:rPr>
          <w:t xml:space="preserve"> </w:t>
        </w:r>
        <w:r w:rsidRPr="00A15AEF">
          <w:rPr>
            <w:rFonts w:eastAsia="LiberationSerif"/>
            <w:color w:val="000000"/>
          </w:rPr>
          <w:t xml:space="preserv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28B3A17B" w14:textId="77777777" w:rsidR="00EC5A31" w:rsidRPr="00A15AEF" w:rsidRDefault="00EC5A31" w:rsidP="00EC5A31">
      <w:pPr>
        <w:autoSpaceDE w:val="0"/>
        <w:autoSpaceDN w:val="0"/>
        <w:adjustRightInd w:val="0"/>
        <w:rPr>
          <w:ins w:id="970" w:author="clifford beta" w:date="2018-02-06T13:55:00Z"/>
          <w:rFonts w:eastAsia="LiberationSerif"/>
          <w:color w:val="000000"/>
        </w:rPr>
      </w:pPr>
      <w:ins w:id="971" w:author="clifford beta" w:date="2018-02-06T13:55:00Z">
        <w:r w:rsidRPr="00A15AEF">
          <w:rPr>
            <w:rFonts w:eastAsia="LiberationSerif"/>
            <w:color w:val="000000"/>
          </w:rPr>
          <w:t xml:space="preserve">The weights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sidRPr="00A15AEF">
          <w:rPr>
            <w:rFonts w:eastAsia="LiberationSerif"/>
            <w:color w:val="000000"/>
          </w:rPr>
          <w:t xml:space="preserve">and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A15AEF">
          <w:rPr>
            <w:rFonts w:eastAsia="LiberationSerif-Italic"/>
            <w:i/>
            <w:iCs/>
            <w:color w:val="000000"/>
          </w:rPr>
          <w:t xml:space="preserve"> </w:t>
        </w:r>
        <w:r w:rsidRPr="00A15AEF">
          <w:rPr>
            <w:rFonts w:eastAsia="LiberationSerif"/>
            <w:color w:val="000000"/>
          </w:rPr>
          <w:t>can be uniform or can be in any form according to the</w:t>
        </w:r>
      </w:ins>
    </w:p>
    <w:p w14:paraId="0E46C633" w14:textId="77777777" w:rsidR="00EC5A31" w:rsidRPr="00A15AEF" w:rsidRDefault="00EC5A31" w:rsidP="00EC5A31">
      <w:pPr>
        <w:autoSpaceDE w:val="0"/>
        <w:autoSpaceDN w:val="0"/>
        <w:adjustRightInd w:val="0"/>
        <w:rPr>
          <w:ins w:id="972" w:author="clifford beta" w:date="2018-02-06T13:55:00Z"/>
          <w:rFonts w:eastAsia="LiberationSerif"/>
          <w:color w:val="000000"/>
        </w:rPr>
      </w:pPr>
      <w:proofErr w:type="gramStart"/>
      <w:ins w:id="973" w:author="clifford beta" w:date="2018-02-06T13:55:00Z">
        <w:r w:rsidRPr="00A15AEF">
          <w:rPr>
            <w:rFonts w:eastAsia="LiberationSerif"/>
            <w:color w:val="000000"/>
          </w:rPr>
          <w:t>designer’</w:t>
        </w:r>
        <w:r>
          <w:rPr>
            <w:rFonts w:eastAsia="LiberationSerif"/>
            <w:color w:val="000000"/>
          </w:rPr>
          <w:t>s</w:t>
        </w:r>
        <w:proofErr w:type="gramEnd"/>
        <w:r>
          <w:rPr>
            <w:rFonts w:eastAsia="LiberationSerif"/>
            <w:color w:val="000000"/>
          </w:rPr>
          <w:t xml:space="preserve"> needs</w:t>
        </w:r>
        <w:r w:rsidRPr="00A15AEF">
          <w:rPr>
            <w:rFonts w:eastAsia="LiberationSerif"/>
            <w:color w:val="000000"/>
          </w:rPr>
          <w:t xml:space="preserv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A15AEF">
          <w:rPr>
            <w:rFonts w:eastAsia="LiberationSerif-Italic"/>
            <w:i/>
            <w:iCs/>
            <w:color w:val="000000"/>
          </w:rPr>
          <w:t xml:space="preserve"> </w:t>
        </w:r>
        <w:r>
          <w:rPr>
            <w:rFonts w:eastAsia="LiberationSerif"/>
            <w:color w:val="000000"/>
          </w:rPr>
          <w:t xml:space="preserve">weights do not have to </w:t>
        </w:r>
        <w:r w:rsidRPr="00A15AEF">
          <w:rPr>
            <w:rFonts w:eastAsia="LiberationSerif"/>
            <w:color w:val="000000"/>
          </w:rPr>
          <w:t xml:space="preserve">be identical to the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A15AEF">
          <w:rPr>
            <w:rFonts w:eastAsia="LiberationSerif-Italic"/>
            <w:i/>
            <w:iCs/>
            <w:color w:val="000000"/>
          </w:rPr>
          <w:t xml:space="preserve"> </w:t>
        </w:r>
        <w:r w:rsidRPr="00A15AEF">
          <w:rPr>
            <w:rFonts w:eastAsia="LiberationSerif"/>
            <w:color w:val="000000"/>
          </w:rPr>
          <w:t xml:space="preserve">weights. Thus, we might choose the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Pr>
            <w:rFonts w:eastAsia="LiberationSerif"/>
            <w:color w:val="000000"/>
          </w:rPr>
          <w:t xml:space="preserve">weights to be binomial </w:t>
        </w:r>
        <w:r w:rsidRPr="00A15AEF">
          <w:rPr>
            <w:rFonts w:eastAsia="LiberationSerif"/>
            <w:color w:val="000000"/>
          </w:rPr>
          <w:t xml:space="preserve">weights while the </w:t>
        </w:r>
        <w:proofErr w:type="spellStart"/>
        <w:r w:rsidRPr="00840844">
          <w:rPr>
            <w:rFonts w:eastAsia="LiberationSerif-Italic"/>
            <w:i/>
            <w:color w:val="000000"/>
            <w:sz w:val="28"/>
            <w:szCs w:val="28"/>
          </w:rPr>
          <w:t>b</w:t>
        </w:r>
        <w:r w:rsidRPr="00524FAA">
          <w:rPr>
            <w:rFonts w:eastAsia="LiberationSerif-Italic"/>
            <w:i/>
            <w:color w:val="000000"/>
            <w:sz w:val="28"/>
            <w:szCs w:val="28"/>
            <w:vertAlign w:val="subscript"/>
          </w:rPr>
          <w:t>n</w:t>
        </w:r>
        <w:proofErr w:type="spellEnd"/>
        <w:r w:rsidRPr="003B1DA8">
          <w:rPr>
            <w:rFonts w:eastAsia="LiberationSerif-Italic"/>
            <w:i/>
            <w:color w:val="000000"/>
            <w:sz w:val="28"/>
            <w:szCs w:val="28"/>
          </w:rPr>
          <w:t xml:space="preserve"> </w:t>
        </w:r>
        <w:r w:rsidRPr="00A15AEF">
          <w:rPr>
            <w:rFonts w:eastAsia="LiberationSerif"/>
            <w:color w:val="000000"/>
          </w:rPr>
          <w:t>weights are Gaussian. Any combinati</w:t>
        </w:r>
        <w:r>
          <w:rPr>
            <w:rFonts w:eastAsia="LiberationSerif"/>
            <w:color w:val="000000"/>
          </w:rPr>
          <w:t xml:space="preserve">on of weighting can be used and </w:t>
        </w:r>
        <w:proofErr w:type="spellStart"/>
        <w:r w:rsidRPr="00A15AEF">
          <w:rPr>
            <w:rFonts w:eastAsia="LiberationSerif-Italic"/>
            <w:i/>
            <w:iCs/>
            <w:color w:val="000000"/>
          </w:rPr>
          <w:t>ω</w:t>
        </w:r>
        <w:r w:rsidRPr="00840844">
          <w:rPr>
            <w:rFonts w:eastAsia="LiberationSerif-Italic"/>
            <w:i/>
            <w:color w:val="000000"/>
            <w:sz w:val="28"/>
            <w:szCs w:val="28"/>
            <w:vertAlign w:val="subscript"/>
          </w:rPr>
          <w:t>mn</w:t>
        </w:r>
        <w:proofErr w:type="spellEnd"/>
        <w:r w:rsidRPr="00A15AEF">
          <w:rPr>
            <w:rFonts w:eastAsia="LiberationSerif-Italic"/>
            <w:i/>
            <w:iCs/>
            <w:color w:val="000000"/>
          </w:rPr>
          <w:t xml:space="preserve"> </w:t>
        </w:r>
        <w:r w:rsidRPr="00A15AEF">
          <w:rPr>
            <w:rFonts w:eastAsia="LiberationSerif"/>
            <w:color w:val="000000"/>
          </w:rPr>
          <w:t xml:space="preserve">is merely the consequence of the product </w:t>
        </w:r>
        <w:r w:rsidRPr="00840844">
          <w:rPr>
            <w:rFonts w:eastAsia="LiberationSerif-Italic"/>
            <w:i/>
            <w:color w:val="000000"/>
            <w:sz w:val="28"/>
            <w:szCs w:val="28"/>
          </w:rPr>
          <w:t>a</w:t>
        </w:r>
        <w:r w:rsidRPr="00524FAA">
          <w:rPr>
            <w:rFonts w:eastAsia="LiberationSerif-Italic"/>
            <w:i/>
            <w:color w:val="000000"/>
            <w:sz w:val="28"/>
            <w:szCs w:val="28"/>
            <w:vertAlign w:val="subscript"/>
          </w:rPr>
          <w:t>m</w:t>
        </w:r>
        <w:r w:rsidRPr="003B1DA8">
          <w:rPr>
            <w:rFonts w:eastAsia="LiberationSerif-Italic"/>
            <w:i/>
            <w:color w:val="000000"/>
            <w:sz w:val="28"/>
            <w:szCs w:val="28"/>
          </w:rPr>
          <w:t xml:space="preserve"> </w:t>
        </w:r>
        <w:r w:rsidRPr="007A2735">
          <w:rPr>
            <w:rFonts w:eastAsia="LiberationSerif"/>
            <w:color w:val="000000"/>
            <w:sz w:val="28"/>
            <w:szCs w:val="28"/>
          </w:rPr>
          <w:t xml:space="preserve">· </w:t>
        </w:r>
        <w:r w:rsidRPr="00847298">
          <w:rPr>
            <w:rFonts w:eastAsia="LiberationSerif-Italic"/>
            <w:i/>
            <w:color w:val="000000"/>
            <w:sz w:val="28"/>
            <w:szCs w:val="28"/>
          </w:rPr>
          <w:t>b</w:t>
        </w:r>
        <w:r w:rsidRPr="008854C9">
          <w:rPr>
            <w:rFonts w:eastAsia="LiberationSerif-Italic"/>
            <w:i/>
            <w:color w:val="000000"/>
            <w:sz w:val="28"/>
            <w:szCs w:val="28"/>
            <w:vertAlign w:val="subscript"/>
          </w:rPr>
          <w:t>n</w:t>
        </w:r>
        <w:r w:rsidRPr="00F56821">
          <w:rPr>
            <w:rFonts w:eastAsia="LiberationSerif"/>
            <w:color w:val="000000"/>
            <w:sz w:val="28"/>
            <w:szCs w:val="28"/>
            <w:vertAlign w:val="subscript"/>
          </w:rPr>
          <w:t>.</w:t>
        </w:r>
      </w:ins>
    </w:p>
    <w:p w14:paraId="4C2E5630" w14:textId="77777777" w:rsidR="00EC5A31" w:rsidRDefault="00EC5A31" w:rsidP="00EC5A31">
      <w:pPr>
        <w:autoSpaceDE w:val="0"/>
        <w:autoSpaceDN w:val="0"/>
        <w:adjustRightInd w:val="0"/>
        <w:rPr>
          <w:ins w:id="974" w:author="clifford beta" w:date="2018-02-06T13:55:00Z"/>
          <w:rFonts w:eastAsia="LiberationSerif"/>
          <w:color w:val="000000"/>
        </w:rPr>
      </w:pPr>
      <w:ins w:id="975" w:author="clifford beta" w:date="2018-02-06T13:55:00Z">
        <w:r w:rsidRPr="00A15AEF">
          <w:rPr>
            <w:rFonts w:eastAsia="LiberationSerif"/>
            <w:color w:val="000000"/>
          </w:rPr>
          <w:t xml:space="preserve">If </w:t>
        </w:r>
        <w:proofErr w:type="spellStart"/>
        <w:r w:rsidRPr="00A15AEF">
          <w:rPr>
            <w:rFonts w:eastAsia="LiberationSerif"/>
            <w:color w:val="000000"/>
          </w:rPr>
          <w:t>beamsteering</w:t>
        </w:r>
        <w:proofErr w:type="spellEnd"/>
        <w:r w:rsidRPr="00A15AEF">
          <w:rPr>
            <w:rFonts w:eastAsia="LiberationSerif"/>
            <w:color w:val="000000"/>
          </w:rPr>
          <w:t xml:space="preserve"> is desired, the phase delays </w:t>
        </w:r>
        <w:r w:rsidRPr="00840844">
          <w:rPr>
            <w:rFonts w:eastAsia="LiberationSerif-Italic"/>
            <w:i/>
            <w:color w:val="000000"/>
            <w:sz w:val="28"/>
            <w:szCs w:val="28"/>
          </w:rPr>
          <w:t>β</w:t>
        </w:r>
        <w:r w:rsidRPr="00524FAA">
          <w:rPr>
            <w:rFonts w:eastAsia="LiberationSerif-Italic"/>
            <w:i/>
            <w:color w:val="000000"/>
            <w:sz w:val="28"/>
            <w:szCs w:val="28"/>
            <w:vertAlign w:val="subscript"/>
          </w:rPr>
          <w:t>x</w:t>
        </w:r>
        <w:r w:rsidRPr="00A77EFF">
          <w:rPr>
            <w:rFonts w:eastAsia="LiberationSerif-Italic"/>
            <w:i/>
            <w:iCs/>
            <w:color w:val="000000"/>
            <w:vertAlign w:val="subscript"/>
          </w:rPr>
          <w:t xml:space="preserve"> </w:t>
        </w:r>
        <w:r w:rsidRPr="00A15AEF">
          <w:rPr>
            <w:rFonts w:eastAsia="LiberationSerif"/>
            <w:color w:val="000000"/>
          </w:rPr>
          <w:t xml:space="preserve">and </w:t>
        </w:r>
        <w:r w:rsidRPr="00840844">
          <w:rPr>
            <w:rFonts w:eastAsia="LiberationSerif-Italic"/>
            <w:i/>
            <w:color w:val="000000"/>
            <w:sz w:val="28"/>
            <w:szCs w:val="28"/>
          </w:rPr>
          <w:t>β</w:t>
        </w:r>
        <w:r w:rsidRPr="00524FAA">
          <w:rPr>
            <w:rFonts w:eastAsia="LiberationSerif-Italic"/>
            <w:i/>
            <w:color w:val="000000"/>
            <w:sz w:val="28"/>
            <w:szCs w:val="28"/>
            <w:vertAlign w:val="subscript"/>
          </w:rPr>
          <w:t>y</w:t>
        </w:r>
        <w:r w:rsidRPr="00A15AEF">
          <w:rPr>
            <w:rFonts w:eastAsia="LiberationSerif-Italic"/>
            <w:i/>
            <w:iCs/>
            <w:color w:val="000000"/>
          </w:rPr>
          <w:t xml:space="preserve"> </w:t>
        </w:r>
        <w:r w:rsidRPr="00A15AEF">
          <w:rPr>
            <w:rFonts w:eastAsia="LiberationSerif"/>
            <w:color w:val="000000"/>
          </w:rPr>
          <w:t>are given by</w:t>
        </w:r>
      </w:ins>
    </w:p>
    <w:p w14:paraId="28AD4A1A" w14:textId="77777777" w:rsidR="00EC5A31" w:rsidRPr="00840844" w:rsidRDefault="00EC5A31" w:rsidP="00EC5A31">
      <w:pPr>
        <w:autoSpaceDE w:val="0"/>
        <w:autoSpaceDN w:val="0"/>
        <w:adjustRightInd w:val="0"/>
        <w:rPr>
          <w:ins w:id="976" w:author="clifford beta" w:date="2018-02-06T13:55:00Z"/>
          <w:rFonts w:eastAsia="LiberationSerif"/>
          <w:color w:val="000000"/>
          <w:sz w:val="28"/>
          <w:szCs w:val="28"/>
        </w:rPr>
      </w:pPr>
      <w:ins w:id="977" w:author="clifford beta" w:date="2018-02-06T13:55:00Z">
        <w:r>
          <w:rPr>
            <w:rFonts w:eastAsia="LiberationSerif"/>
            <w:color w:val="000000"/>
          </w:rPr>
          <w:t xml:space="preserve">                                         </w:t>
        </w:r>
        <w:proofErr w:type="gramStart"/>
        <w:r w:rsidRPr="00840844">
          <w:rPr>
            <w:rFonts w:eastAsia="LiberationSerif-Italic"/>
            <w:i/>
            <w:color w:val="000000"/>
            <w:sz w:val="28"/>
            <w:szCs w:val="28"/>
          </w:rPr>
          <w:t>β</w:t>
        </w:r>
        <w:r w:rsidRPr="00524FAA">
          <w:rPr>
            <w:rFonts w:eastAsia="LiberationSerif-Italic"/>
            <w:i/>
            <w:color w:val="000000"/>
            <w:sz w:val="28"/>
            <w:szCs w:val="28"/>
            <w:vertAlign w:val="subscript"/>
          </w:rPr>
          <w:t>x</w:t>
        </w:r>
        <w:proofErr w:type="gramEnd"/>
        <w:r w:rsidRPr="00524FAA">
          <w:rPr>
            <w:rFonts w:eastAsia="LiberationSerif-Italic"/>
            <w:i/>
            <w:color w:val="000000"/>
            <w:sz w:val="28"/>
            <w:szCs w:val="28"/>
            <w:vertAlign w:val="subscript"/>
          </w:rPr>
          <w:t xml:space="preserve"> </w:t>
        </w:r>
        <w:r w:rsidRPr="003B1DA8">
          <w:rPr>
            <w:rFonts w:eastAsia="LiberationSerif-Italic"/>
            <w:i/>
            <w:color w:val="000000"/>
            <w:sz w:val="28"/>
            <w:szCs w:val="28"/>
          </w:rPr>
          <w:t>= -k d</w:t>
        </w:r>
        <w:r w:rsidRPr="007A2735">
          <w:rPr>
            <w:rFonts w:eastAsia="LiberationSerif-Italic"/>
            <w:i/>
            <w:color w:val="000000"/>
            <w:sz w:val="28"/>
            <w:szCs w:val="28"/>
            <w:vertAlign w:val="subscript"/>
          </w:rPr>
          <w:t xml:space="preserve">x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cos</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r w:rsidRPr="00840844">
          <w:rPr>
            <w:rFonts w:eastAsia="LiberationSerif-Italic"/>
            <w:i/>
            <w:color w:val="000000"/>
            <w:sz w:val="28"/>
            <w:szCs w:val="28"/>
          </w:rPr>
          <w:t xml:space="preserve">         β</w:t>
        </w:r>
        <w:r w:rsidRPr="00524FAA">
          <w:rPr>
            <w:rFonts w:eastAsia="LiberationSerif-Italic"/>
            <w:i/>
            <w:color w:val="000000"/>
            <w:sz w:val="28"/>
            <w:szCs w:val="28"/>
            <w:vertAlign w:val="subscript"/>
          </w:rPr>
          <w:t xml:space="preserve">y </w:t>
        </w:r>
        <w:r w:rsidRPr="003B1DA8">
          <w:rPr>
            <w:rFonts w:eastAsia="LiberationSerif-Italic"/>
            <w:i/>
            <w:color w:val="000000"/>
            <w:sz w:val="28"/>
            <w:szCs w:val="28"/>
          </w:rPr>
          <w:t xml:space="preserve">= -k </w:t>
        </w:r>
        <w:proofErr w:type="spellStart"/>
        <w:r w:rsidRPr="003B1DA8">
          <w:rPr>
            <w:rFonts w:eastAsia="LiberationSerif-Italic"/>
            <w:i/>
            <w:color w:val="000000"/>
            <w:sz w:val="28"/>
            <w:szCs w:val="28"/>
          </w:rPr>
          <w:t>d</w:t>
        </w:r>
        <w:r w:rsidRPr="007A2735">
          <w:rPr>
            <w:rFonts w:eastAsia="LiberationSerif-Italic"/>
            <w:i/>
            <w:color w:val="000000"/>
            <w:sz w:val="28"/>
            <w:szCs w:val="28"/>
            <w:vertAlign w:val="subscript"/>
          </w:rPr>
          <w:t>y</w:t>
        </w:r>
        <w:proofErr w:type="spellEnd"/>
        <w:r w:rsidRPr="007A2735">
          <w:rPr>
            <w:rFonts w:eastAsia="LiberationSerif-Italic"/>
            <w:i/>
            <w:color w:val="000000"/>
            <w:sz w:val="28"/>
            <w:szCs w:val="28"/>
            <w:vertAlign w:val="subscript"/>
          </w:rPr>
          <w:t xml:space="preserve"> </w:t>
        </w:r>
        <w:r w:rsidRPr="00847298">
          <w:rPr>
            <w:rFonts w:eastAsia="LiberationSerif-Italic"/>
            <w:i/>
            <w:color w:val="000000"/>
            <w:sz w:val="28"/>
            <w:szCs w:val="28"/>
          </w:rPr>
          <w:t>sin</w:t>
        </w:r>
        <m:oMath>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θ</m:t>
              </m:r>
            </m:e>
            <m:sub>
              <m:r>
                <w:rPr>
                  <w:rFonts w:ascii="Cambria Math" w:eastAsia="LiberationSerif-Italic" w:hAnsi="Cambria Math"/>
                  <w:color w:val="000000"/>
                  <w:sz w:val="28"/>
                </w:rPr>
                <m:t>o</m:t>
              </m:r>
            </m:sub>
          </m:sSub>
          <m:r>
            <w:rPr>
              <w:rFonts w:ascii="Cambria Math" w:eastAsia="LiberationSerif-Italic" w:hAnsi="Cambria Math"/>
              <w:color w:val="000000"/>
              <w:sz w:val="28"/>
            </w:rPr>
            <m:t>sin</m:t>
          </m:r>
          <m:sSub>
            <m:sSubPr>
              <m:ctrlPr>
                <w:rPr>
                  <w:rFonts w:ascii="Cambria Math" w:eastAsia="LiberationSerif-Italic" w:hAnsi="Cambria Math"/>
                  <w:i/>
                  <w:iCs/>
                  <w:color w:val="000000"/>
                  <w:sz w:val="28"/>
                </w:rPr>
              </m:ctrlPr>
            </m:sSubPr>
            <m:e>
              <m:r>
                <w:rPr>
                  <w:rFonts w:ascii="Cambria Math" w:eastAsia="LiberationSerif-Italic" w:hAnsi="Cambria Math"/>
                  <w:color w:val="000000"/>
                  <w:sz w:val="28"/>
                </w:rPr>
                <m:t>ϕ</m:t>
              </m:r>
            </m:e>
            <m:sub>
              <m:r>
                <w:rPr>
                  <w:rFonts w:ascii="Cambria Math" w:eastAsia="LiberationSerif-Italic" w:hAnsi="Cambria Math"/>
                  <w:color w:val="000000"/>
                  <w:sz w:val="28"/>
                </w:rPr>
                <m:t>0</m:t>
              </m:r>
            </m:sub>
          </m:sSub>
        </m:oMath>
      </w:ins>
    </w:p>
    <w:p w14:paraId="527ADD9C" w14:textId="31A0A375" w:rsidR="00354541" w:rsidRDefault="00354541" w:rsidP="00354541">
      <w:pPr>
        <w:rPr>
          <w:ins w:id="978" w:author="Guest User" w:date="2018-02-06T10:36:00Z"/>
        </w:rPr>
      </w:pPr>
    </w:p>
    <w:p w14:paraId="12A874FD" w14:textId="07770059" w:rsidR="00354541" w:rsidDel="00EC5A31" w:rsidRDefault="00354541" w:rsidP="00354541">
      <w:pPr>
        <w:rPr>
          <w:del w:id="979" w:author="clifford beta" w:date="2018-02-06T13:55:00Z"/>
        </w:rPr>
      </w:pPr>
      <w:del w:id="980" w:author="clifford beta" w:date="2018-02-06T13:55:00Z">
        <w:r w:rsidDel="00EC5A31">
          <w:delText>Linear</w:delText>
        </w:r>
      </w:del>
    </w:p>
    <w:p w14:paraId="563B2947" w14:textId="0A2C4771" w:rsidR="00354541" w:rsidDel="00EC5A31" w:rsidRDefault="00354541" w:rsidP="00354541">
      <w:pPr>
        <w:rPr>
          <w:del w:id="981" w:author="clifford beta" w:date="2018-02-06T13:55:00Z"/>
        </w:rPr>
      </w:pPr>
      <w:del w:id="982" w:author="clifford beta" w:date="2018-02-06T13:55:00Z">
        <w:r w:rsidDel="00EC5A31">
          <w:delText>Circular</w:delText>
        </w:r>
      </w:del>
    </w:p>
    <w:p w14:paraId="745FFA74" w14:textId="0136A4AF" w:rsidR="00354541" w:rsidDel="00EC5A31" w:rsidRDefault="00354541" w:rsidP="00354541">
      <w:pPr>
        <w:rPr>
          <w:del w:id="983" w:author="clifford beta" w:date="2018-02-06T13:55:00Z"/>
        </w:rPr>
      </w:pPr>
      <w:del w:id="984" w:author="clifford beta" w:date="2018-02-06T13:55:00Z">
        <w:r w:rsidDel="00EC5A31">
          <w:delText>Rectangular</w:delText>
        </w:r>
      </w:del>
    </w:p>
    <w:p w14:paraId="3591E8B0" w14:textId="77777777" w:rsidR="00354541" w:rsidRDefault="00354541" w:rsidP="00354541">
      <w:pPr>
        <w:rPr>
          <w:ins w:id="985" w:author="clifford beta" w:date="2018-02-01T11:36:00Z"/>
        </w:rPr>
      </w:pPr>
    </w:p>
    <w:p w14:paraId="3C056C7E" w14:textId="77777777" w:rsidR="008D42ED" w:rsidRPr="00354541" w:rsidRDefault="008D42ED" w:rsidP="00354541"/>
    <w:p w14:paraId="33C62064" w14:textId="6156ECAA" w:rsidR="00354541" w:rsidRDefault="00354541" w:rsidP="000E01EB">
      <w:pPr>
        <w:pStyle w:val="Heading3"/>
      </w:pPr>
      <w:r>
        <w:t>BEAM-FORMING</w:t>
      </w:r>
    </w:p>
    <w:p w14:paraId="6C6358B6" w14:textId="3AE155BD" w:rsidR="00FD3F5B" w:rsidRPr="00FD3F5B" w:rsidRDefault="00FD3F5B">
      <w:pPr>
        <w:pStyle w:val="p1"/>
        <w:pPrChange w:id="986" w:author="clifford beta" w:date="2018-02-06T14:22:00Z">
          <w:pPr/>
        </w:pPrChange>
      </w:pPr>
      <w:ins w:id="987" w:author="clifford beta" w:date="2018-02-06T14:22:00Z">
        <w:r w:rsidRPr="00FD3F5B">
          <w:rPr>
            <w:rFonts w:ascii="Times New Roman" w:hAnsi="Times New Roman"/>
            <w:sz w:val="24"/>
            <w:szCs w:val="24"/>
            <w:rPrChange w:id="988" w:author="clifford beta" w:date="2018-02-06T14:22:00Z">
              <w:rPr>
                <w:sz w:val="15"/>
                <w:szCs w:val="15"/>
              </w:rPr>
            </w:rPrChange>
          </w:rPr>
          <w:t> </w:t>
        </w:r>
        <w:proofErr w:type="spellStart"/>
        <w:r w:rsidRPr="00FD3F5B">
          <w:rPr>
            <w:rFonts w:ascii="Times New Roman" w:hAnsi="Times New Roman"/>
            <w:sz w:val="24"/>
            <w:szCs w:val="24"/>
            <w:rPrChange w:id="989" w:author="clifford beta" w:date="2018-02-06T14:22:00Z">
              <w:rPr>
                <w:sz w:val="15"/>
                <w:szCs w:val="15"/>
              </w:rPr>
            </w:rPrChange>
          </w:rPr>
          <w:t>Beamforming</w:t>
        </w:r>
        <w:proofErr w:type="spellEnd"/>
        <w:r w:rsidRPr="00FD3F5B">
          <w:rPr>
            <w:rFonts w:ascii="Times New Roman" w:hAnsi="Times New Roman"/>
            <w:sz w:val="24"/>
            <w:szCs w:val="24"/>
            <w:rPrChange w:id="990" w:author="clifford beta" w:date="2018-02-06T14:22:00Z">
              <w:rPr>
                <w:sz w:val="15"/>
                <w:szCs w:val="15"/>
              </w:rPr>
            </w:rPrChange>
          </w:rPr>
          <w:t xml:space="preserve"> is the process of forming the radiation pattern of the antenna array by nulling out the</w:t>
        </w:r>
        <w:r>
          <w:rPr>
            <w:rFonts w:ascii="Times New Roman" w:hAnsi="Times New Roman"/>
            <w:sz w:val="24"/>
            <w:szCs w:val="24"/>
          </w:rPr>
          <w:t xml:space="preserve"> </w:t>
        </w:r>
        <w:r w:rsidRPr="00FD3F5B">
          <w:rPr>
            <w:rFonts w:ascii="Times New Roman" w:hAnsi="Times New Roman"/>
            <w:sz w:val="24"/>
            <w:szCs w:val="24"/>
            <w:rPrChange w:id="991" w:author="clifford beta" w:date="2018-02-06T14:22:00Z">
              <w:rPr>
                <w:sz w:val="15"/>
                <w:szCs w:val="15"/>
              </w:rPr>
            </w:rPrChange>
          </w:rPr>
          <w:t>interference and pointing the beam in the direction of the user.</w:t>
        </w:r>
        <w:r w:rsidR="0085238C">
          <w:rPr>
            <w:rFonts w:ascii="Times New Roman" w:hAnsi="Times New Roman"/>
            <w:sz w:val="24"/>
            <w:szCs w:val="24"/>
          </w:rPr>
          <w:t xml:space="preserve"> [</w:t>
        </w:r>
        <w:proofErr w:type="gramStart"/>
        <w:r w:rsidR="0085238C">
          <w:rPr>
            <w:rFonts w:ascii="Times New Roman" w:hAnsi="Times New Roman"/>
            <w:sz w:val="24"/>
            <w:szCs w:val="24"/>
          </w:rPr>
          <w:t>ref</w:t>
        </w:r>
        <w:proofErr w:type="gramEnd"/>
        <w:r w:rsidR="0085238C">
          <w:rPr>
            <w:rFonts w:ascii="Times New Roman" w:hAnsi="Times New Roman"/>
            <w:sz w:val="24"/>
            <w:szCs w:val="24"/>
          </w:rPr>
          <w:t>]</w:t>
        </w:r>
      </w:ins>
    </w:p>
    <w:p w14:paraId="207B9F02" w14:textId="77777777" w:rsidR="00CD7898" w:rsidRDefault="00582D2C">
      <w:pPr>
        <w:pStyle w:val="Heading4"/>
        <w:numPr>
          <w:ilvl w:val="3"/>
          <w:numId w:val="0"/>
        </w:numPr>
        <w:pPrChange w:id="992" w:author="clifford beta" w:date="2018-02-06T14:22:00Z">
          <w:pPr/>
        </w:pPrChange>
      </w:pPr>
      <w:ins w:id="993" w:author="clifford beta" w:date="2018-02-06T14:24:00Z">
        <w:r w:rsidRPr="3A2FAD0B">
          <w:rPr>
            <w:b w:val="0"/>
            <w:i w:val="0"/>
            <w:rPrChange w:id="994" w:author="Kerry Anne" w:date="2018-02-06T15:15:00Z">
              <w:rPr>
                <w:bCs/>
                <w:iCs/>
              </w:rPr>
            </w:rPrChange>
          </w:rPr>
          <w:lastRenderedPageBreak/>
          <w:t>An adaptive array system consists of consists of a</w:t>
        </w:r>
      </w:ins>
      <w:ins w:id="995" w:author="clifford beta" w:date="2018-02-06T14:25:00Z">
        <w:r w:rsidRPr="3A2FAD0B">
          <w:rPr>
            <w:b w:val="0"/>
            <w:i w:val="0"/>
            <w:rPrChange w:id="996" w:author="Kerry Anne" w:date="2018-02-06T15:15:00Z">
              <w:rPr>
                <w:bCs/>
                <w:iCs/>
              </w:rPr>
            </w:rPrChange>
          </w:rPr>
          <w:t>ntenna array elements terminated in an adaptive processor which is designed to update and compensate array weights as the s</w:t>
        </w:r>
        <w:r w:rsidR="002C5715" w:rsidRPr="3A2FAD0B">
          <w:rPr>
            <w:b w:val="0"/>
            <w:i w:val="0"/>
            <w:rPrChange w:id="997" w:author="Kerry Anne" w:date="2018-02-06T15:15:00Z">
              <w:rPr>
                <w:bCs/>
                <w:iCs/>
              </w:rPr>
            </w:rPrChange>
          </w:rPr>
          <w:t>o</w:t>
        </w:r>
        <w:r w:rsidRPr="3A2FAD0B">
          <w:rPr>
            <w:b w:val="0"/>
            <w:i w:val="0"/>
            <w:rPrChange w:id="998" w:author="Kerry Anne" w:date="2018-02-06T15:15:00Z">
              <w:rPr>
                <w:bCs/>
                <w:iCs/>
              </w:rPr>
            </w:rPrChange>
          </w:rPr>
          <w:t>urce moves.</w:t>
        </w:r>
      </w:ins>
    </w:p>
    <w:p w14:paraId="548BABB0" w14:textId="77777777" w:rsidR="00CD7898" w:rsidRDefault="00CD7898">
      <w:pPr>
        <w:pStyle w:val="Heading4"/>
        <w:numPr>
          <w:ilvl w:val="3"/>
          <w:numId w:val="0"/>
        </w:numPr>
        <w:pPrChange w:id="999" w:author="clifford beta" w:date="2018-02-06T14:22:00Z">
          <w:pPr/>
        </w:pPrChange>
      </w:pPr>
      <w:ins w:id="1000" w:author="clifford beta" w:date="2018-02-06T14:27:00Z">
        <w:r w:rsidRPr="3A2FAD0B">
          <w:rPr>
            <w:b w:val="0"/>
            <w:i w:val="0"/>
            <w:rPrChange w:id="1001" w:author="Kerry Anne" w:date="2018-02-06T15:15:00Z">
              <w:rPr>
                <w:bCs/>
                <w:iCs/>
              </w:rPr>
            </w:rPrChange>
          </w:rPr>
          <w:t>Two basic approaches to adaptation are generally used:</w:t>
        </w:r>
      </w:ins>
    </w:p>
    <w:p w14:paraId="62607294" w14:textId="32DA8F18" w:rsidR="00CD7898" w:rsidRDefault="00CD7898">
      <w:pPr>
        <w:pStyle w:val="Heading4"/>
        <w:numPr>
          <w:ilvl w:val="0"/>
          <w:numId w:val="31"/>
        </w:numPr>
        <w:pPrChange w:id="1002" w:author="clifford beta" w:date="2018-02-06T14:34:00Z">
          <w:pPr/>
        </w:pPrChange>
      </w:pPr>
      <w:ins w:id="1003" w:author="clifford beta" w:date="2018-02-06T14:27:00Z">
        <w:r w:rsidRPr="3A2FAD0B">
          <w:rPr>
            <w:b w:val="0"/>
            <w:i w:val="0"/>
            <w:rPrChange w:id="1004" w:author="Kerry Anne" w:date="2018-02-06T15:15:00Z">
              <w:rPr>
                <w:bCs/>
                <w:iCs/>
              </w:rPr>
            </w:rPrChange>
          </w:rPr>
          <w:t>Block adaptation</w:t>
        </w:r>
      </w:ins>
      <w:ins w:id="1005" w:author="clifford beta" w:date="2018-02-06T14:32:00Z">
        <w:r w:rsidR="00713DCC" w:rsidRPr="3A2FAD0B">
          <w:rPr>
            <w:b w:val="0"/>
            <w:i w:val="0"/>
            <w:rPrChange w:id="1006" w:author="Kerry Anne" w:date="2018-02-06T15:15:00Z">
              <w:rPr>
                <w:bCs/>
                <w:iCs/>
              </w:rPr>
            </w:rPrChange>
          </w:rPr>
          <w:t xml:space="preserve"> – a temporal block of data is used to estimate the optimum weights.</w:t>
        </w:r>
      </w:ins>
    </w:p>
    <w:p w14:paraId="0C19DB6D" w14:textId="6B771E5D" w:rsidR="00CD7898" w:rsidRDefault="00CD7898">
      <w:pPr>
        <w:pStyle w:val="Heading4"/>
        <w:numPr>
          <w:ilvl w:val="0"/>
          <w:numId w:val="31"/>
        </w:numPr>
        <w:pPrChange w:id="1007" w:author="clifford beta" w:date="2018-02-06T14:34:00Z">
          <w:pPr/>
        </w:pPrChange>
      </w:pPr>
      <w:ins w:id="1008" w:author="clifford beta" w:date="2018-02-06T14:27:00Z">
        <w:r w:rsidRPr="3A2FAD0B">
          <w:rPr>
            <w:b w:val="0"/>
            <w:i w:val="0"/>
            <w:rPrChange w:id="1009" w:author="Kerry Anne" w:date="2018-02-06T15:15:00Z">
              <w:rPr>
                <w:bCs/>
                <w:iCs/>
              </w:rPr>
            </w:rPrChange>
          </w:rPr>
          <w:t>Continuous adaptation</w:t>
        </w:r>
      </w:ins>
      <w:ins w:id="1010" w:author="clifford beta" w:date="2018-02-06T14:33:00Z">
        <w:r w:rsidR="00C363AB" w:rsidRPr="3A2FAD0B">
          <w:rPr>
            <w:b w:val="0"/>
            <w:i w:val="0"/>
            <w:rPrChange w:id="1011" w:author="Kerry Anne" w:date="2018-02-06T15:15:00Z">
              <w:rPr>
                <w:bCs/>
                <w:iCs/>
              </w:rPr>
            </w:rPrChange>
          </w:rPr>
          <w:t xml:space="preserve"> – Antenna weights are adjusted as the data is sampled such that the weight vector converges to an optimum solution.</w:t>
        </w:r>
      </w:ins>
    </w:p>
    <w:p w14:paraId="50DC3398" w14:textId="77777777" w:rsidR="00E57B10" w:rsidRDefault="00E57B10">
      <w:pPr>
        <w:pStyle w:val="Heading4"/>
        <w:numPr>
          <w:ilvl w:val="3"/>
          <w:numId w:val="0"/>
        </w:numPr>
        <w:pPrChange w:id="1012" w:author="clifford beta" w:date="2018-02-06T14:22:00Z">
          <w:pPr/>
        </w:pPrChange>
      </w:pPr>
      <w:ins w:id="1013" w:author="clifford beta" w:date="2018-02-06T15:06:00Z">
        <w:r w:rsidRPr="3A2FAD0B">
          <w:rPr>
            <w:rFonts w:ascii="Times New Roman" w:hAnsi="Times New Roman" w:cs="Times New Roman"/>
            <w:b w:val="0"/>
            <w:i w:val="0"/>
            <w:rPrChange w:id="1014" w:author="Kerry Anne" w:date="2018-02-06T15:15:00Z">
              <w:rPr>
                <w:bCs/>
                <w:iCs/>
              </w:rPr>
            </w:rPrChange>
          </w:rPr>
          <w:t xml:space="preserve">The adaptation process must satisfy certain </w:t>
        </w:r>
      </w:ins>
      <w:ins w:id="1015" w:author="clifford beta" w:date="2018-02-06T15:07:00Z">
        <w:r w:rsidRPr="3A2FAD0B">
          <w:rPr>
            <w:rFonts w:ascii="Times New Roman" w:hAnsi="Times New Roman" w:cs="Times New Roman"/>
            <w:b w:val="0"/>
            <w:i w:val="0"/>
            <w:rPrChange w:id="1016" w:author="Kerry Anne" w:date="2018-02-06T15:15:00Z">
              <w:rPr>
                <w:bCs/>
                <w:iCs/>
              </w:rPr>
            </w:rPrChange>
          </w:rPr>
          <w:t>optimization criterion, such as:</w:t>
        </w:r>
      </w:ins>
    </w:p>
    <w:p w14:paraId="58A3BE6C" w14:textId="77777777" w:rsidR="00E57B10" w:rsidRDefault="00E57B10">
      <w:pPr>
        <w:pStyle w:val="Heading4"/>
        <w:numPr>
          <w:ilvl w:val="0"/>
          <w:numId w:val="32"/>
        </w:numPr>
        <w:pPrChange w:id="1017" w:author="clifford beta" w:date="2018-02-06T15:08:00Z">
          <w:pPr/>
        </w:pPrChange>
      </w:pPr>
      <w:ins w:id="1018" w:author="clifford beta" w:date="2018-02-06T15:07:00Z">
        <w:r w:rsidRPr="3A2FAD0B">
          <w:rPr>
            <w:rFonts w:ascii="Times New Roman" w:hAnsi="Times New Roman" w:cs="Times New Roman"/>
            <w:b w:val="0"/>
            <w:i w:val="0"/>
            <w:rPrChange w:id="1019" w:author="Kerry Anne" w:date="2018-02-06T15:15:00Z">
              <w:rPr>
                <w:bCs/>
                <w:iCs/>
              </w:rPr>
            </w:rPrChange>
          </w:rPr>
          <w:t>Minimizing variance</w:t>
        </w:r>
      </w:ins>
    </w:p>
    <w:p w14:paraId="0546155C" w14:textId="77777777" w:rsidR="00E57B10" w:rsidRDefault="00E57B10">
      <w:pPr>
        <w:pStyle w:val="Heading4"/>
        <w:numPr>
          <w:ilvl w:val="0"/>
          <w:numId w:val="32"/>
        </w:numPr>
        <w:pPrChange w:id="1020" w:author="clifford beta" w:date="2018-02-06T15:08:00Z">
          <w:pPr/>
        </w:pPrChange>
      </w:pPr>
      <w:ins w:id="1021" w:author="clifford beta" w:date="2018-02-06T15:07:00Z">
        <w:r w:rsidRPr="3A2FAD0B">
          <w:rPr>
            <w:rFonts w:ascii="Times New Roman" w:hAnsi="Times New Roman" w:cs="Times New Roman"/>
            <w:b w:val="0"/>
            <w:i w:val="0"/>
            <w:rPrChange w:id="1022" w:author="Kerry Anne" w:date="2018-02-06T15:15:00Z">
              <w:rPr>
                <w:bCs/>
                <w:iCs/>
              </w:rPr>
            </w:rPrChange>
          </w:rPr>
          <w:t>Maximizing the signal to interference ratio</w:t>
        </w:r>
      </w:ins>
    </w:p>
    <w:p w14:paraId="6613E60A" w14:textId="77777777" w:rsidR="00E57B10" w:rsidRPr="006808C4" w:rsidRDefault="00E57B10">
      <w:pPr>
        <w:pStyle w:val="Heading4"/>
        <w:numPr>
          <w:ilvl w:val="0"/>
          <w:numId w:val="32"/>
        </w:numPr>
        <w:pPrChange w:id="1023" w:author="clifford beta" w:date="2018-02-06T15:08:00Z">
          <w:pPr/>
        </w:pPrChange>
      </w:pPr>
      <w:ins w:id="1024" w:author="clifford beta" w:date="2018-02-06T15:08:00Z">
        <w:r w:rsidRPr="3A2FAD0B">
          <w:rPr>
            <w:rFonts w:ascii="Times New Roman" w:hAnsi="Times New Roman" w:cs="Times New Roman"/>
            <w:b w:val="0"/>
            <w:i w:val="0"/>
            <w:rPrChange w:id="1025" w:author="Kerry Anne" w:date="2018-02-06T15:15:00Z">
              <w:rPr>
                <w:bCs/>
                <w:iCs/>
              </w:rPr>
            </w:rPrChange>
          </w:rPr>
          <w:t>Minimizing the mean square error</w:t>
        </w:r>
      </w:ins>
    </w:p>
    <w:p w14:paraId="406ECDBF" w14:textId="7FD36F6E" w:rsidR="00223608" w:rsidRDefault="00223608">
      <w:pPr>
        <w:pStyle w:val="Heading4"/>
        <w:rPr>
          <w:ins w:id="1026" w:author="clifford beta" w:date="2018-02-06T15:15:00Z"/>
        </w:rPr>
        <w:pPrChange w:id="1027" w:author="clifford beta" w:date="2018-02-06T15:12:00Z">
          <w:pPr/>
        </w:pPrChange>
      </w:pPr>
      <w:ins w:id="1028" w:author="clifford beta" w:date="2018-02-06T15:12:00Z">
        <w:r>
          <w:t>Least Mean Squares Algorithm</w:t>
        </w:r>
      </w:ins>
    </w:p>
    <w:p w14:paraId="46A4D346" w14:textId="309F462C" w:rsidR="001A4B68" w:rsidRDefault="001A4B68">
      <w:pPr>
        <w:rPr>
          <w:ins w:id="1029" w:author="clifford beta" w:date="2018-02-06T15:17:00Z"/>
        </w:rPr>
      </w:pPr>
      <w:ins w:id="1030" w:author="clifford beta" w:date="2018-02-06T15:15:00Z">
        <w:r>
          <w:t>The LMS algorithm is a gradient based approach.</w:t>
        </w:r>
      </w:ins>
      <w:ins w:id="1031" w:author="clifford beta" w:date="2018-02-06T15:17:00Z">
        <w:r w:rsidR="00C33C0E">
          <w:t xml:space="preserve"> It is assumes a quadratic performance surface.</w:t>
        </w:r>
      </w:ins>
    </w:p>
    <w:p w14:paraId="11C29EC1" w14:textId="1C87AD18" w:rsidR="0087025E" w:rsidRDefault="0087025E">
      <w:pPr>
        <w:rPr>
          <w:ins w:id="1032" w:author="clifford beta" w:date="2018-02-06T15:20:00Z"/>
        </w:rPr>
      </w:pPr>
      <w:ins w:id="1033" w:author="clifford beta" w:date="2018-02-06T15:17:00Z">
        <w:r>
          <w:t xml:space="preserve">The </w:t>
        </w:r>
      </w:ins>
      <w:ins w:id="1034" w:author="clifford beta" w:date="2018-02-06T15:18:00Z">
        <w:r w:rsidR="004865DA">
          <w:t>weights</w:t>
        </w:r>
      </w:ins>
      <w:ins w:id="1035" w:author="clifford beta" w:date="2018-02-06T15:17:00Z">
        <w:r w:rsidR="004865DA">
          <w:t xml:space="preserve"> </w:t>
        </w:r>
      </w:ins>
      <w:ins w:id="1036" w:author="clifford beta" w:date="2018-02-06T15:18:00Z">
        <w:r w:rsidR="004865DA">
          <w:t>are</w:t>
        </w:r>
      </w:ins>
      <w:ins w:id="1037" w:author="clifford beta" w:date="2018-02-06T15:17:00Z">
        <w:r>
          <w:t xml:space="preserve"> adjusted iteratively </w:t>
        </w:r>
      </w:ins>
      <w:ins w:id="1038" w:author="clifford beta" w:date="2018-02-06T15:18:00Z">
        <w:r w:rsidR="004865DA">
          <w:t xml:space="preserve">by estimating the gradient of the quadratic </w:t>
        </w:r>
      </w:ins>
      <w:ins w:id="1039" w:author="clifford beta" w:date="2018-02-06T15:19:00Z">
        <w:r w:rsidR="004865DA">
          <w:t>M</w:t>
        </w:r>
      </w:ins>
      <w:ins w:id="1040" w:author="clifford beta" w:date="2018-02-06T15:18:00Z">
        <w:r w:rsidR="004865DA">
          <w:t xml:space="preserve">ean </w:t>
        </w:r>
      </w:ins>
      <w:ins w:id="1041" w:author="clifford beta" w:date="2018-02-06T15:19:00Z">
        <w:r w:rsidR="004865DA">
          <w:t>S</w:t>
        </w:r>
      </w:ins>
      <w:ins w:id="1042" w:author="clifford beta" w:date="2018-02-06T15:18:00Z">
        <w:r w:rsidR="004865DA">
          <w:t xml:space="preserve">quare </w:t>
        </w:r>
      </w:ins>
      <w:ins w:id="1043" w:author="clifford beta" w:date="2018-02-06T15:19:00Z">
        <w:r w:rsidR="004865DA">
          <w:t>E</w:t>
        </w:r>
      </w:ins>
      <w:ins w:id="1044" w:author="clifford beta" w:date="2018-02-06T15:18:00Z">
        <w:r w:rsidR="004865DA">
          <w:t>rror surface</w:t>
        </w:r>
      </w:ins>
      <w:ins w:id="1045" w:author="clifford beta" w:date="2018-02-06T15:19:00Z">
        <w:r w:rsidR="004865DA">
          <w:t xml:space="preserve"> and adjusting the weights in the negative direction of the gradient by the step size.</w:t>
        </w:r>
      </w:ins>
    </w:p>
    <w:p w14:paraId="5EA599F0" w14:textId="1A888E05" w:rsidR="007A2735" w:rsidRPr="007A2735" w:rsidRDefault="007A2735">
      <w:pPr>
        <w:pStyle w:val="p1"/>
        <w:rPr>
          <w:ins w:id="1046" w:author="clifford beta" w:date="2018-02-06T15:23:00Z"/>
          <w:sz w:val="22"/>
          <w:szCs w:val="22"/>
        </w:rPr>
        <w:pPrChange w:id="1047" w:author="clifford beta" w:date="2018-02-06T15:23:00Z">
          <w:pPr/>
        </w:pPrChange>
      </w:pPr>
      <w:ins w:id="1048" w:author="clifford beta" w:date="2018-02-06T15:21:00Z">
        <w:r w:rsidRPr="007A2735">
          <w:rPr>
            <w:rFonts w:ascii="Times New Roman" w:hAnsi="Times New Roman"/>
            <w:sz w:val="22"/>
            <w:szCs w:val="22"/>
          </w:rPr>
          <w:t>The convergence of the LMS algorithm is directly proportional to the</w:t>
        </w:r>
      </w:ins>
      <w:ins w:id="1049" w:author="clifford beta" w:date="2018-02-06T15:22:00Z">
        <w:r w:rsidR="008854C9">
          <w:rPr>
            <w:rFonts w:ascii="Times New Roman" w:hAnsi="Times New Roman"/>
            <w:sz w:val="22"/>
            <w:szCs w:val="22"/>
          </w:rPr>
          <w:t xml:space="preserve"> </w:t>
        </w:r>
      </w:ins>
      <w:ins w:id="1050" w:author="clifford beta" w:date="2018-02-06T15:21:00Z">
        <w:r w:rsidRPr="007A2735">
          <w:rPr>
            <w:rFonts w:ascii="Times New Roman" w:hAnsi="Times New Roman"/>
            <w:sz w:val="22"/>
            <w:szCs w:val="22"/>
          </w:rPr>
          <w:t>step-size parameter μ. If the step size is too small, the convergence is slow and we will</w:t>
        </w:r>
      </w:ins>
      <w:ins w:id="1051" w:author="clifford beta" w:date="2018-02-06T15:22:00Z">
        <w:r w:rsidR="008854C9">
          <w:rPr>
            <w:rFonts w:ascii="Times New Roman" w:hAnsi="Times New Roman"/>
            <w:sz w:val="22"/>
            <w:szCs w:val="22"/>
          </w:rPr>
          <w:t xml:space="preserve"> </w:t>
        </w:r>
      </w:ins>
      <w:ins w:id="1052" w:author="clifford beta" w:date="2018-02-06T15:21:00Z">
        <w:r w:rsidRPr="007A2735">
          <w:rPr>
            <w:rFonts w:ascii="Times New Roman" w:hAnsi="Times New Roman"/>
            <w:sz w:val="22"/>
            <w:szCs w:val="22"/>
          </w:rPr>
          <w:t xml:space="preserve">have the </w:t>
        </w:r>
        <w:proofErr w:type="spellStart"/>
        <w:r w:rsidRPr="007A2735">
          <w:rPr>
            <w:rFonts w:ascii="Times New Roman" w:hAnsi="Times New Roman"/>
            <w:sz w:val="22"/>
            <w:szCs w:val="22"/>
          </w:rPr>
          <w:t>overdamped</w:t>
        </w:r>
        <w:proofErr w:type="spellEnd"/>
        <w:r w:rsidRPr="007A2735">
          <w:rPr>
            <w:rFonts w:ascii="Times New Roman" w:hAnsi="Times New Roman"/>
            <w:sz w:val="22"/>
            <w:szCs w:val="22"/>
          </w:rPr>
          <w:t xml:space="preserve"> case. If the convergence is slower than the changing angles of</w:t>
        </w:r>
      </w:ins>
      <w:ins w:id="1053" w:author="clifford beta" w:date="2018-02-06T15:22:00Z">
        <w:r w:rsidR="008854C9">
          <w:rPr>
            <w:rFonts w:ascii="Times New Roman" w:hAnsi="Times New Roman"/>
            <w:sz w:val="22"/>
            <w:szCs w:val="22"/>
          </w:rPr>
          <w:t xml:space="preserve"> </w:t>
        </w:r>
      </w:ins>
      <w:ins w:id="1054" w:author="clifford beta" w:date="2018-02-06T15:21:00Z">
        <w:r w:rsidRPr="007A2735">
          <w:rPr>
            <w:rFonts w:ascii="Times New Roman" w:hAnsi="Times New Roman"/>
            <w:sz w:val="22"/>
            <w:szCs w:val="22"/>
          </w:rPr>
          <w:t>arrival, it is possible that the adaptive array cannot acquire the signal of interest fast</w:t>
        </w:r>
      </w:ins>
      <w:ins w:id="1055" w:author="clifford beta" w:date="2018-02-06T15:22:00Z">
        <w:r w:rsidR="008854C9">
          <w:rPr>
            <w:rFonts w:ascii="Times New Roman" w:hAnsi="Times New Roman"/>
            <w:sz w:val="22"/>
            <w:szCs w:val="22"/>
          </w:rPr>
          <w:t xml:space="preserve"> </w:t>
        </w:r>
      </w:ins>
      <w:ins w:id="1056" w:author="clifford beta" w:date="2018-02-06T15:21:00Z">
        <w:r w:rsidRPr="007A2735">
          <w:rPr>
            <w:rFonts w:ascii="Times New Roman" w:hAnsi="Times New Roman"/>
            <w:sz w:val="22"/>
            <w:szCs w:val="22"/>
          </w:rPr>
          <w:t>enough to track the changing signal. If the step size is too large, the LMS algorithm will</w:t>
        </w:r>
      </w:ins>
      <w:ins w:id="1057" w:author="clifford beta" w:date="2018-02-06T15:22:00Z">
        <w:r w:rsidR="008854C9">
          <w:rPr>
            <w:rFonts w:ascii="Times New Roman" w:hAnsi="Times New Roman"/>
            <w:sz w:val="22"/>
            <w:szCs w:val="22"/>
          </w:rPr>
          <w:t xml:space="preserve"> </w:t>
        </w:r>
      </w:ins>
      <w:ins w:id="1058" w:author="clifford beta" w:date="2018-02-06T15:21:00Z">
        <w:r w:rsidRPr="007A2735">
          <w:rPr>
            <w:rFonts w:ascii="Times New Roman" w:hAnsi="Times New Roman"/>
            <w:sz w:val="22"/>
            <w:szCs w:val="22"/>
          </w:rPr>
          <w:t>overshoot the optimum weights of interest. This is called the underdamped case. If</w:t>
        </w:r>
      </w:ins>
      <w:ins w:id="1059" w:author="clifford beta" w:date="2018-02-06T15:22:00Z">
        <w:r w:rsidR="008854C9">
          <w:rPr>
            <w:rFonts w:ascii="Times New Roman" w:hAnsi="Times New Roman"/>
            <w:sz w:val="22"/>
            <w:szCs w:val="22"/>
          </w:rPr>
          <w:t xml:space="preserve"> </w:t>
        </w:r>
      </w:ins>
      <w:ins w:id="1060" w:author="clifford beta" w:date="2018-02-06T15:21:00Z">
        <w:r w:rsidRPr="007A2735">
          <w:rPr>
            <w:rFonts w:ascii="Times New Roman" w:hAnsi="Times New Roman"/>
            <w:sz w:val="22"/>
            <w:szCs w:val="22"/>
          </w:rPr>
          <w:t>attempted convergence is too fast, the weights will oscillate about the optimum weights</w:t>
        </w:r>
      </w:ins>
      <w:ins w:id="1061" w:author="clifford beta" w:date="2018-02-06T15:22:00Z">
        <w:r w:rsidR="008854C9">
          <w:rPr>
            <w:rFonts w:ascii="Times New Roman" w:hAnsi="Times New Roman"/>
            <w:sz w:val="22"/>
            <w:szCs w:val="22"/>
          </w:rPr>
          <w:t xml:space="preserve"> </w:t>
        </w:r>
      </w:ins>
      <w:ins w:id="1062" w:author="clifford beta" w:date="2018-02-06T15:21:00Z">
        <w:r w:rsidRPr="007A2735">
          <w:rPr>
            <w:rFonts w:ascii="Times New Roman" w:hAnsi="Times New Roman"/>
            <w:sz w:val="22"/>
            <w:szCs w:val="22"/>
          </w:rPr>
          <w:t>but will not accurately track the solution desired. It is therefore imperative to choose a step</w:t>
        </w:r>
      </w:ins>
      <w:ins w:id="1063" w:author="clifford beta" w:date="2018-02-06T15:23:00Z">
        <w:r w:rsidR="008854C9">
          <w:rPr>
            <w:rFonts w:ascii="Times New Roman" w:hAnsi="Times New Roman"/>
            <w:sz w:val="22"/>
            <w:szCs w:val="22"/>
          </w:rPr>
          <w:t xml:space="preserve"> </w:t>
        </w:r>
      </w:ins>
      <w:ins w:id="1064" w:author="clifford beta" w:date="2018-02-06T15:21:00Z">
        <w:r w:rsidRPr="007A2735">
          <w:rPr>
            <w:rFonts w:ascii="Times New Roman" w:hAnsi="Times New Roman"/>
            <w:sz w:val="22"/>
            <w:szCs w:val="22"/>
          </w:rPr>
          <w:t>size in a range that ensures convergence. It can be shown that stability is ensured provided</w:t>
        </w:r>
      </w:ins>
      <w:ins w:id="1065" w:author="clifford beta" w:date="2018-02-06T15:23:00Z">
        <w:r w:rsidR="008854C9">
          <w:rPr>
            <w:rFonts w:ascii="Times New Roman" w:hAnsi="Times New Roman"/>
            <w:sz w:val="22"/>
            <w:szCs w:val="22"/>
          </w:rPr>
          <w:t xml:space="preserve"> </w:t>
        </w:r>
      </w:ins>
      <w:ins w:id="1066" w:author="clifford beta" w:date="2018-02-06T15:21:00Z">
        <w:r w:rsidRPr="007A2735">
          <w:rPr>
            <w:rFonts w:ascii="Times New Roman" w:hAnsi="Times New Roman"/>
            <w:sz w:val="22"/>
            <w:szCs w:val="22"/>
          </w:rPr>
          <w:t>that the following condition is met [</w:t>
        </w:r>
      </w:ins>
      <w:proofErr w:type="spellStart"/>
      <w:ins w:id="1067" w:author="clifford beta" w:date="2018-02-06T15:22:00Z">
        <w:r w:rsidRPr="007A2735">
          <w:rPr>
            <w:rFonts w:ascii="Times New Roman" w:hAnsi="Times New Roman"/>
            <w:color w:val="0430F3"/>
            <w:sz w:val="22"/>
            <w:szCs w:val="22"/>
          </w:rPr>
          <w:t>widrow</w:t>
        </w:r>
      </w:ins>
      <w:proofErr w:type="spellEnd"/>
      <w:ins w:id="1068" w:author="clifford beta" w:date="2018-02-06T15:21:00Z">
        <w:r w:rsidRPr="007A2735">
          <w:rPr>
            <w:rFonts w:ascii="Times New Roman" w:hAnsi="Times New Roman"/>
            <w:sz w:val="22"/>
            <w:szCs w:val="22"/>
          </w:rPr>
          <w:t>].</w:t>
        </w:r>
      </w:ins>
    </w:p>
    <w:p w14:paraId="36A73E9D" w14:textId="77777777" w:rsidR="00BE153F" w:rsidRPr="006808C4" w:rsidRDefault="00BE153F" w:rsidP="00BE153F">
      <w:pPr>
        <w:pStyle w:val="p1"/>
        <w:rPr>
          <w:ins w:id="1069" w:author="clifford beta" w:date="2018-02-06T15:58:00Z"/>
          <w:sz w:val="22"/>
          <w:szCs w:val="22"/>
        </w:rPr>
      </w:pPr>
      <w:ins w:id="1070" w:author="clifford beta" w:date="2018-02-06T15:58:00Z">
        <m:oMathPara>
          <m:oMath>
            <m:r>
              <w:rPr>
                <w:rFonts w:ascii="Cambria Math" w:hAnsi="Cambria Math"/>
                <w:sz w:val="22"/>
                <w:szCs w:val="22"/>
              </w:rPr>
              <m:t>0≤μ≤</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den>
            </m:f>
          </m:oMath>
        </m:oMathPara>
      </w:ins>
    </w:p>
    <w:p w14:paraId="4919E3F4" w14:textId="77777777" w:rsidR="00BE153F" w:rsidRDefault="00BE153F" w:rsidP="00BE153F">
      <w:pPr>
        <w:pStyle w:val="p1"/>
        <w:rPr>
          <w:ins w:id="1071" w:author="clifford beta" w:date="2018-02-06T15:58:00Z"/>
          <w:sz w:val="22"/>
          <w:szCs w:val="22"/>
        </w:rPr>
      </w:pPr>
      <w:proofErr w:type="gramStart"/>
      <w:ins w:id="1072" w:author="clifford beta" w:date="2018-02-06T15:58:00Z">
        <w:r>
          <w:rPr>
            <w:sz w:val="22"/>
            <w:szCs w:val="22"/>
          </w:rPr>
          <w:t>where</w:t>
        </w:r>
        <w:proofErr w:type="gramEnd"/>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max</m:t>
              </m:r>
            </m:sub>
          </m:sSub>
        </m:oMath>
        <w:r>
          <w:rPr>
            <w:sz w:val="22"/>
            <w:szCs w:val="22"/>
          </w:rPr>
          <w:t xml:space="preserve"> is the largest eigen value of the array correlation matrix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xx</m:t>
              </m:r>
            </m:sub>
          </m:sSub>
        </m:oMath>
        <w:r>
          <w:rPr>
            <w:sz w:val="22"/>
            <w:szCs w:val="22"/>
          </w:rPr>
          <w:t>(k)which is given by,</w:t>
        </w:r>
      </w:ins>
    </w:p>
    <w:p w14:paraId="28AEA1BA" w14:textId="74ED3029" w:rsidR="00BE153F" w:rsidRPr="00A01588" w:rsidRDefault="00BC34A7" w:rsidP="00BE153F">
      <w:pPr>
        <w:pStyle w:val="p1"/>
        <w:rPr>
          <w:ins w:id="1073" w:author="Clifford Wilson Beta" w:date="2018-02-06T16:00:00Z"/>
          <w:rFonts w:ascii="Times New Roman" w:hAnsi="Times New Roman"/>
          <w:sz w:val="24"/>
          <w:szCs w:val="24"/>
          <w:rPrChange w:id="1074" w:author="Clifford Wilson Beta" w:date="2018-02-06T16:01:00Z">
            <w:rPr>
              <w:ins w:id="1075" w:author="Clifford Wilson Beta" w:date="2018-02-06T16:00:00Z"/>
              <w:sz w:val="22"/>
              <w:szCs w:val="22"/>
            </w:rPr>
          </w:rPrChange>
        </w:rPr>
      </w:pPr>
      <m:oMathPara>
        <m:oMath>
          <m:sSub>
            <m:sSubPr>
              <m:ctrlPr>
                <w:ins w:id="1076" w:author="Clifford Wilson Beta" w:date="2018-02-06T16:00:00Z">
                  <w:rPr>
                    <w:rFonts w:ascii="Cambria Math" w:hAnsi="Cambria Math"/>
                    <w:i/>
                    <w:sz w:val="24"/>
                    <w:szCs w:val="24"/>
                  </w:rPr>
                </w:ins>
              </m:ctrlPr>
            </m:sSubPr>
            <m:e>
              <w:ins w:id="1077" w:author="Clifford Wilson Beta" w:date="2018-02-06T16:00:00Z">
                <m:r>
                  <w:rPr>
                    <w:rFonts w:ascii="Cambria Math" w:hAnsi="Cambria Math"/>
                    <w:sz w:val="24"/>
                    <w:szCs w:val="24"/>
                    <w:rPrChange w:id="1078" w:author="Clifford Wilson Beta" w:date="2018-02-06T16:01:00Z">
                      <w:rPr>
                        <w:rFonts w:ascii="Cambria Math" w:hAnsi="Cambria Math"/>
                        <w:sz w:val="22"/>
                        <w:szCs w:val="22"/>
                      </w:rPr>
                    </w:rPrChange>
                  </w:rPr>
                  <m:t>R</m:t>
                </m:r>
              </w:ins>
            </m:e>
            <m:sub>
              <w:ins w:id="1079" w:author="Clifford Wilson Beta" w:date="2018-02-06T16:00:00Z">
                <m:r>
                  <w:rPr>
                    <w:rFonts w:ascii="Cambria Math" w:hAnsi="Cambria Math"/>
                    <w:sz w:val="24"/>
                    <w:szCs w:val="24"/>
                    <w:rPrChange w:id="1080" w:author="Clifford Wilson Beta" w:date="2018-02-06T16:01:00Z">
                      <w:rPr>
                        <w:rFonts w:ascii="Cambria Math" w:hAnsi="Cambria Math"/>
                        <w:sz w:val="22"/>
                        <w:szCs w:val="22"/>
                      </w:rPr>
                    </w:rPrChange>
                  </w:rPr>
                  <m:t>xx</m:t>
                </m:r>
              </w:ins>
            </m:sub>
          </m:sSub>
          <m:d>
            <m:dPr>
              <m:ctrlPr>
                <w:ins w:id="1081" w:author="Clifford Wilson Beta" w:date="2018-02-06T16:00:00Z">
                  <w:rPr>
                    <w:rFonts w:ascii="Cambria Math" w:hAnsi="Cambria Math"/>
                    <w:sz w:val="24"/>
                    <w:szCs w:val="24"/>
                  </w:rPr>
                </w:ins>
              </m:ctrlPr>
            </m:dPr>
            <m:e>
              <w:ins w:id="1082" w:author="Clifford Wilson Beta" w:date="2018-02-06T16:00:00Z">
                <m:r>
                  <m:rPr>
                    <m:sty m:val="p"/>
                  </m:rPr>
                  <w:rPr>
                    <w:rFonts w:ascii="Cambria Math" w:hAnsi="Cambria Math"/>
                    <w:sz w:val="24"/>
                    <w:szCs w:val="24"/>
                    <w:rPrChange w:id="1083" w:author="Clifford Wilson Beta" w:date="2018-02-06T16:01:00Z">
                      <w:rPr>
                        <w:rFonts w:ascii="Cambria Math" w:hAnsi="Cambria Math"/>
                        <w:sz w:val="22"/>
                        <w:szCs w:val="22"/>
                      </w:rPr>
                    </w:rPrChange>
                  </w:rPr>
                  <m:t>k</m:t>
                </m:r>
              </w:ins>
            </m:e>
          </m:d>
          <w:ins w:id="1084" w:author="Clifford Wilson Beta" w:date="2018-02-06T16:00:00Z">
            <m:r>
              <w:rPr>
                <w:rFonts w:ascii="Cambria Math" w:hAnsi="Cambria Math"/>
                <w:sz w:val="24"/>
                <w:szCs w:val="24"/>
                <w:rPrChange w:id="1085" w:author="Clifford Wilson Beta" w:date="2018-02-06T16:01:00Z">
                  <w:rPr>
                    <w:rFonts w:ascii="Cambria Math" w:hAnsi="Cambria Math"/>
                    <w:sz w:val="22"/>
                    <w:szCs w:val="22"/>
                  </w:rPr>
                </w:rPrChange>
              </w:rPr>
              <m:t>= x</m:t>
            </m:r>
          </w:ins>
          <m:d>
            <m:dPr>
              <m:ctrlPr>
                <w:ins w:id="1086" w:author="Clifford Wilson Beta" w:date="2018-02-06T16:00:00Z">
                  <w:rPr>
                    <w:rFonts w:ascii="Cambria Math" w:hAnsi="Cambria Math"/>
                    <w:i/>
                    <w:sz w:val="24"/>
                    <w:szCs w:val="24"/>
                  </w:rPr>
                </w:ins>
              </m:ctrlPr>
            </m:dPr>
            <m:e>
              <w:ins w:id="1087" w:author="Clifford Wilson Beta" w:date="2018-02-06T16:00:00Z">
                <m:r>
                  <w:rPr>
                    <w:rFonts w:ascii="Cambria Math" w:hAnsi="Cambria Math"/>
                    <w:sz w:val="24"/>
                    <w:szCs w:val="24"/>
                    <w:rPrChange w:id="1088" w:author="Clifford Wilson Beta" w:date="2018-02-06T16:01:00Z">
                      <w:rPr>
                        <w:rFonts w:ascii="Cambria Math" w:hAnsi="Cambria Math"/>
                        <w:sz w:val="22"/>
                        <w:szCs w:val="22"/>
                      </w:rPr>
                    </w:rPrChange>
                  </w:rPr>
                  <m:t>k</m:t>
                </m:r>
              </w:ins>
            </m:e>
          </m:d>
          <m:sSup>
            <m:sSupPr>
              <m:ctrlPr>
                <w:ins w:id="1089" w:author="Clifford Wilson Beta" w:date="2018-02-06T16:00:00Z">
                  <w:rPr>
                    <w:rFonts w:ascii="Cambria Math" w:hAnsi="Cambria Math"/>
                    <w:i/>
                    <w:sz w:val="24"/>
                    <w:szCs w:val="24"/>
                  </w:rPr>
                </w:ins>
              </m:ctrlPr>
            </m:sSupPr>
            <m:e>
              <w:ins w:id="1090" w:author="Clifford Wilson Beta" w:date="2018-02-06T16:00:00Z">
                <m:r>
                  <w:rPr>
                    <w:rFonts w:ascii="Cambria Math" w:hAnsi="Cambria Math"/>
                    <w:sz w:val="24"/>
                    <w:szCs w:val="24"/>
                    <w:rPrChange w:id="1091" w:author="Clifford Wilson Beta" w:date="2018-02-06T16:01:00Z">
                      <w:rPr>
                        <w:rFonts w:ascii="Cambria Math" w:hAnsi="Cambria Math"/>
                        <w:sz w:val="22"/>
                        <w:szCs w:val="22"/>
                      </w:rPr>
                    </w:rPrChange>
                  </w:rPr>
                  <m:t>x</m:t>
                </m:r>
              </w:ins>
            </m:e>
            <m:sup>
              <w:ins w:id="1092" w:author="Clifford Wilson Beta" w:date="2018-02-06T16:00:00Z">
                <m:r>
                  <w:rPr>
                    <w:rFonts w:ascii="Cambria Math" w:hAnsi="Cambria Math"/>
                    <w:sz w:val="24"/>
                    <w:szCs w:val="24"/>
                    <w:rPrChange w:id="1093" w:author="Clifford Wilson Beta" w:date="2018-02-06T16:01:00Z">
                      <w:rPr>
                        <w:rFonts w:ascii="Cambria Math" w:hAnsi="Cambria Math"/>
                        <w:sz w:val="22"/>
                        <w:szCs w:val="22"/>
                      </w:rPr>
                    </w:rPrChange>
                  </w:rPr>
                  <m:t>H</m:t>
                </m:r>
              </w:ins>
            </m:sup>
          </m:sSup>
          <m:d>
            <m:dPr>
              <m:ctrlPr>
                <w:ins w:id="1094" w:author="Clifford Wilson Beta" w:date="2018-02-06T16:00:00Z">
                  <w:rPr>
                    <w:rFonts w:ascii="Cambria Math" w:hAnsi="Cambria Math"/>
                    <w:i/>
                    <w:sz w:val="24"/>
                    <w:szCs w:val="24"/>
                  </w:rPr>
                </w:ins>
              </m:ctrlPr>
            </m:dPr>
            <m:e>
              <w:ins w:id="1095" w:author="Clifford Wilson Beta" w:date="2018-02-06T16:00:00Z">
                <m:r>
                  <w:rPr>
                    <w:rFonts w:ascii="Cambria Math" w:hAnsi="Cambria Math"/>
                    <w:sz w:val="24"/>
                    <w:szCs w:val="24"/>
                    <w:rPrChange w:id="1096" w:author="Clifford Wilson Beta" w:date="2018-02-06T16:01:00Z">
                      <w:rPr>
                        <w:rFonts w:ascii="Cambria Math" w:hAnsi="Cambria Math"/>
                        <w:sz w:val="22"/>
                        <w:szCs w:val="22"/>
                      </w:rPr>
                    </w:rPrChange>
                  </w:rPr>
                  <m:t>k</m:t>
                </m:r>
              </w:ins>
            </m:e>
          </m:d>
        </m:oMath>
      </m:oMathPara>
    </w:p>
    <w:p w14:paraId="40CFD537" w14:textId="0AA2C232" w:rsidR="00A01588" w:rsidRDefault="007C24F1" w:rsidP="00BE153F">
      <w:pPr>
        <w:pStyle w:val="p1"/>
        <w:rPr>
          <w:ins w:id="1097" w:author="Clifford Wilson Beta" w:date="2018-02-06T16:03:00Z"/>
          <w:rFonts w:ascii="Times New Roman" w:hAnsi="Times New Roman"/>
          <w:sz w:val="24"/>
          <w:szCs w:val="24"/>
        </w:rPr>
      </w:pPr>
      <w:proofErr w:type="gramStart"/>
      <w:ins w:id="1098" w:author="Clifford Wilson Beta" w:date="2018-02-06T16:01:00Z">
        <w:r w:rsidRPr="00A01588">
          <w:rPr>
            <w:rFonts w:ascii="Times New Roman" w:hAnsi="Times New Roman"/>
            <w:sz w:val="24"/>
            <w:szCs w:val="24"/>
            <w:rPrChange w:id="1099" w:author="Clifford Wilson Beta" w:date="2018-02-06T16:01:00Z">
              <w:rPr>
                <w:sz w:val="22"/>
                <w:szCs w:val="22"/>
              </w:rPr>
            </w:rPrChange>
          </w:rPr>
          <w:t>x(</w:t>
        </w:r>
        <w:proofErr w:type="gramEnd"/>
        <w:r w:rsidRPr="00A01588">
          <w:rPr>
            <w:rFonts w:ascii="Times New Roman" w:hAnsi="Times New Roman"/>
            <w:sz w:val="24"/>
            <w:szCs w:val="24"/>
            <w:rPrChange w:id="1100" w:author="Clifford Wilson Beta" w:date="2018-02-06T16:01:00Z">
              <w:rPr>
                <w:sz w:val="22"/>
                <w:szCs w:val="22"/>
              </w:rPr>
            </w:rPrChange>
          </w:rPr>
          <w:t>k) denotes the received signal vector.</w:t>
        </w:r>
      </w:ins>
      <w:ins w:id="1101" w:author="Clifford Wilson Beta" w:date="2018-02-06T16:02:00Z">
        <w:r w:rsidR="00435DD3">
          <w:rPr>
            <w:rFonts w:ascii="Times New Roman" w:hAnsi="Times New Roman"/>
            <w:sz w:val="24"/>
            <w:szCs w:val="24"/>
          </w:rPr>
          <w:t xml:space="preserve"> </w:t>
        </w:r>
      </w:ins>
      <w:ins w:id="1102" w:author="Clifford Wilson Beta" w:date="2018-02-06T16:01:00Z">
        <w:r w:rsidR="00A01588" w:rsidRPr="00A01588">
          <w:rPr>
            <w:rFonts w:ascii="Times New Roman" w:hAnsi="Times New Roman"/>
            <w:sz w:val="24"/>
            <w:szCs w:val="24"/>
            <w:rPrChange w:id="1103" w:author="Clifford Wilson Beta" w:date="2018-02-06T16:01:00Z">
              <w:rPr>
                <w:sz w:val="22"/>
                <w:szCs w:val="22"/>
              </w:rPr>
            </w:rPrChange>
          </w:rPr>
          <w:t>The</w:t>
        </w:r>
        <w:r w:rsidR="00F97810">
          <w:rPr>
            <w:rFonts w:ascii="Times New Roman" w:hAnsi="Times New Roman"/>
            <w:sz w:val="24"/>
            <w:szCs w:val="24"/>
          </w:rPr>
          <w:t xml:space="preserve"> array weights are updated according to the following equation</w:t>
        </w:r>
      </w:ins>
      <w:ins w:id="1104" w:author="Clifford Wilson Beta" w:date="2018-02-06T16:02:00Z">
        <w:r w:rsidR="00DA70B4">
          <w:rPr>
            <w:rFonts w:ascii="Times New Roman" w:hAnsi="Times New Roman"/>
            <w:sz w:val="24"/>
            <w:szCs w:val="24"/>
          </w:rPr>
          <w:t>.</w:t>
        </w:r>
      </w:ins>
      <w:ins w:id="1105" w:author="Clifford Wilson Beta" w:date="2018-02-06T16:01:00Z">
        <w:r w:rsidR="00A01588" w:rsidRPr="00A01588">
          <w:rPr>
            <w:rFonts w:ascii="Times New Roman" w:hAnsi="Times New Roman"/>
            <w:sz w:val="24"/>
            <w:szCs w:val="24"/>
            <w:rPrChange w:id="1106" w:author="Clifford Wilson Beta" w:date="2018-02-06T16:01:00Z">
              <w:rPr>
                <w:sz w:val="22"/>
                <w:szCs w:val="22"/>
              </w:rPr>
            </w:rPrChange>
          </w:rPr>
          <w:t xml:space="preserve"> </w:t>
        </w:r>
      </w:ins>
    </w:p>
    <w:p w14:paraId="3BE51E4B" w14:textId="061FA5FF" w:rsidR="002E2683" w:rsidRPr="00A01588" w:rsidRDefault="002E2683" w:rsidP="00BE153F">
      <w:pPr>
        <w:pStyle w:val="p1"/>
        <w:rPr>
          <w:ins w:id="1107" w:author="clifford beta" w:date="2018-02-06T15:58:00Z"/>
          <w:rFonts w:ascii="Times New Roman" w:hAnsi="Times New Roman"/>
          <w:sz w:val="24"/>
          <w:szCs w:val="24"/>
          <w:rPrChange w:id="1108" w:author="Clifford Wilson Beta" w:date="2018-02-06T16:01:00Z">
            <w:rPr>
              <w:ins w:id="1109" w:author="clifford beta" w:date="2018-02-06T15:58:00Z"/>
              <w:sz w:val="22"/>
              <w:szCs w:val="22"/>
            </w:rPr>
          </w:rPrChange>
        </w:rPr>
      </w:pPr>
      <w:ins w:id="1110" w:author="Clifford Wilson Beta" w:date="2018-02-06T16:03:00Z">
        <m:oMathPara>
          <m:oMath>
            <m:r>
              <w:rPr>
                <w:rFonts w:ascii="Cambria Math" w:hAnsi="Cambria Math"/>
                <w:sz w:val="24"/>
                <w:szCs w:val="24"/>
              </w:rPr>
              <w:lastRenderedPageBreak/>
              <m:t>w</m:t>
            </m:r>
            <m:d>
              <m:dPr>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rPr>
              <m:t>= w</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μ</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oMath>
        </m:oMathPara>
      </w:ins>
      <m:oMathPara>
        <m:oMath>
          <m:d>
            <m:dPr>
              <m:ctrlPr>
                <w:ins w:id="1111" w:author="Clifford Wilson Beta" w:date="2018-02-06T16:04:00Z">
                  <w:rPr>
                    <w:rFonts w:ascii="Cambria Math" w:hAnsi="Cambria Math"/>
                    <w:i/>
                    <w:sz w:val="24"/>
                    <w:szCs w:val="24"/>
                  </w:rPr>
                </w:ins>
              </m:ctrlPr>
            </m:dPr>
            <m:e>
              <w:ins w:id="1112" w:author="Clifford Wilson Beta" w:date="2018-02-06T16:03:00Z">
                <m:r>
                  <w:rPr>
                    <w:rFonts w:ascii="Cambria Math" w:hAnsi="Cambria Math"/>
                    <w:sz w:val="24"/>
                    <w:szCs w:val="24"/>
                  </w:rPr>
                  <m:t>k</m:t>
                </m:r>
              </w:ins>
            </m:e>
          </m:d>
          <w:ins w:id="1113" w:author="Clifford Wilson Beta" w:date="2018-02-06T16:03:00Z">
            <m:r>
              <w:rPr>
                <w:rFonts w:ascii="Cambria Math" w:hAnsi="Cambria Math"/>
                <w:sz w:val="24"/>
                <w:szCs w:val="24"/>
              </w:rPr>
              <m:t>x(</m:t>
            </m:r>
          </w:ins>
          <w:ins w:id="1114" w:author="Clifford Wilson Beta" w:date="2018-02-06T16:04:00Z">
            <m:r>
              <w:rPr>
                <w:rFonts w:ascii="Cambria Math" w:hAnsi="Cambria Math"/>
                <w:sz w:val="24"/>
                <w:szCs w:val="24"/>
              </w:rPr>
              <m:t>k)</m:t>
            </m:r>
          </w:ins>
        </m:oMath>
      </m:oMathPara>
    </w:p>
    <w:p w14:paraId="014AD618" w14:textId="77777777" w:rsidR="00BE153F" w:rsidRPr="001A4B68" w:rsidRDefault="00BE153F" w:rsidP="00BE153F">
      <w:pPr>
        <w:rPr>
          <w:ins w:id="1115" w:author="clifford beta" w:date="2018-02-06T15:58:00Z"/>
        </w:rPr>
      </w:pPr>
    </w:p>
    <w:p w14:paraId="28F73C90" w14:textId="77777777" w:rsidR="00F451E6" w:rsidRPr="007A2735" w:rsidRDefault="00F451E6">
      <w:pPr>
        <w:pStyle w:val="p1"/>
        <w:rPr>
          <w:sz w:val="22"/>
          <w:szCs w:val="22"/>
          <w:rPrChange w:id="1116" w:author="Kerry Anne" w:date="2018-02-06T12:25:00Z">
            <w:rPr/>
          </w:rPrChange>
        </w:rPr>
        <w:pPrChange w:id="1117" w:author="Kerry Anne" w:date="2018-02-06T12:25:00Z">
          <w:pPr/>
        </w:pPrChange>
      </w:pPr>
    </w:p>
    <w:p w14:paraId="39588F44" w14:textId="4FE45257" w:rsidR="00A019BE" w:rsidRPr="007A2735" w:rsidDel="00561455" w:rsidRDefault="00BC34A7">
      <w:pPr>
        <w:pStyle w:val="p1"/>
        <w:rPr>
          <w:del w:id="1118" w:author="clifford beta" w:date="2018-02-06T15:57:00Z"/>
          <w:sz w:val="22"/>
          <w:szCs w:val="22"/>
          <w:rPrChange w:id="1119" w:author="Kerry Anne" w:date="2018-02-06T12:25:00Z">
            <w:rPr>
              <w:del w:id="1120" w:author="clifford beta" w:date="2018-02-06T15:57:00Z"/>
            </w:rPr>
          </w:rPrChange>
        </w:rPr>
        <w:pPrChange w:id="1121" w:author="Kerry Anne" w:date="2018-02-06T12:25:00Z">
          <w:pPr/>
        </w:pPrChange>
      </w:pPr>
      <m:oMathPara>
        <m:oMath>
          <m:d>
            <m:dPr>
              <m:ctrlPr>
                <w:ins w:id="1122" w:author="Clifford Wilson Beta" w:date="2018-02-06T15:56:00Z">
                  <w:del w:id="1123" w:author="clifford beta" w:date="2018-02-06T15:57:00Z">
                    <w:rPr>
                      <w:rFonts w:ascii="Cambria Math" w:hAnsi="Cambria Math"/>
                      <w:sz w:val="22"/>
                      <w:szCs w:val="22"/>
                    </w:rPr>
                  </w:del>
                </w:ins>
              </m:ctrlPr>
            </m:dPr>
            <m:e/>
          </m:d>
        </m:oMath>
      </m:oMathPara>
    </w:p>
    <w:p w14:paraId="4B4A6361" w14:textId="77777777" w:rsidR="00AF7CB2" w:rsidRPr="00AF7CB2" w:rsidRDefault="00AF7CB2">
      <w:pPr>
        <w:rPr>
          <w:ins w:id="1124" w:author="clifford beta" w:date="2018-02-06T15:12:00Z"/>
        </w:rPr>
      </w:pPr>
    </w:p>
    <w:p w14:paraId="5EF7E9BB" w14:textId="4307E9BE" w:rsidR="00536339" w:rsidRPr="00E57B10" w:rsidDel="000E04A9" w:rsidRDefault="00354541" w:rsidP="00354541">
      <w:pPr>
        <w:rPr>
          <w:del w:id="1125" w:author="clifford beta" w:date="2018-02-06T13:33:00Z"/>
        </w:rPr>
      </w:pPr>
      <w:del w:id="1126" w:author="clifford beta" w:date="2018-02-06T14:22:00Z">
        <w:r w:rsidRPr="00687637" w:rsidDel="005C3AAE">
          <w:delText>-concept</w:delText>
        </w:r>
      </w:del>
    </w:p>
    <w:p w14:paraId="4EDA1294" w14:textId="31F6DC8B" w:rsidR="00354541" w:rsidRPr="00E57B10" w:rsidRDefault="00354541" w:rsidP="00354541">
      <w:r w:rsidRPr="00E57B10">
        <w:t>-algorithms</w:t>
      </w:r>
    </w:p>
    <w:p w14:paraId="0035FB50" w14:textId="667787FA" w:rsidR="00354541" w:rsidRPr="00354541" w:rsidRDefault="00354541" w:rsidP="00354541">
      <w:r>
        <w:t>-comparison of algorithms</w:t>
      </w:r>
    </w:p>
    <w:p w14:paraId="17B3A1E8" w14:textId="77777777" w:rsidR="00354541" w:rsidRPr="00354541" w:rsidRDefault="00354541" w:rsidP="00354541"/>
    <w:p w14:paraId="2A6AB017" w14:textId="77777777" w:rsidR="00592B78" w:rsidRPr="00592B78" w:rsidRDefault="00592B78" w:rsidP="00592B78"/>
    <w:p w14:paraId="63023081" w14:textId="77777777" w:rsidR="00CF6B00" w:rsidRPr="007032FF" w:rsidRDefault="00CF6B00" w:rsidP="00CF6B00">
      <w:pPr>
        <w:pStyle w:val="Heading1"/>
        <w:numPr>
          <w:ilvl w:val="0"/>
          <w:numId w:val="0"/>
        </w:numPr>
        <w:ind w:left="360" w:hanging="360"/>
        <w:rPr>
          <w:color w:val="000000" w:themeColor="text1"/>
        </w:rPr>
      </w:pPr>
      <w:bookmarkStart w:id="1127" w:name="_Toc392095812"/>
      <w:r w:rsidRPr="007032FF">
        <w:rPr>
          <w:color w:val="000000" w:themeColor="text1"/>
        </w:rPr>
        <w:t>CHAPTER 3</w:t>
      </w:r>
      <w:bookmarkEnd w:id="1127"/>
    </w:p>
    <w:p w14:paraId="660B9F73" w14:textId="77777777" w:rsidR="004E5152" w:rsidRDefault="004E5152" w:rsidP="00650F78">
      <w:pPr>
        <w:pStyle w:val="Heading1"/>
        <w:rPr>
          <w:ins w:id="1128" w:author="clifford beta" w:date="2018-02-06T11:02:00Z"/>
        </w:rPr>
      </w:pPr>
      <w:bookmarkStart w:id="1129" w:name="_Toc392095813"/>
      <w:r w:rsidRPr="007032FF">
        <w:t>METHODOLOGY</w:t>
      </w:r>
      <w:bookmarkEnd w:id="1129"/>
    </w:p>
    <w:p w14:paraId="7F0ED08F" w14:textId="77777777" w:rsidR="00F9261D" w:rsidRPr="00F9261D" w:rsidRDefault="00F9261D">
      <w:pPr>
        <w:pPrChange w:id="1130" w:author="clifford beta" w:date="2018-02-06T11:02:00Z">
          <w:pPr>
            <w:pStyle w:val="Heading1"/>
          </w:pPr>
        </w:pPrChange>
      </w:pPr>
    </w:p>
    <w:p w14:paraId="66F0EFC4" w14:textId="77777777" w:rsidR="00CF6B00" w:rsidRPr="007032FF" w:rsidRDefault="00CF6B00" w:rsidP="00CF6B00">
      <w:pPr>
        <w:pStyle w:val="Heading1"/>
        <w:numPr>
          <w:ilvl w:val="0"/>
          <w:numId w:val="0"/>
        </w:numPr>
        <w:ind w:left="360" w:hanging="360"/>
        <w:rPr>
          <w:color w:val="000000" w:themeColor="text1"/>
        </w:rPr>
      </w:pPr>
      <w:bookmarkStart w:id="1131" w:name="_Toc392095814"/>
      <w:r w:rsidRPr="007032FF">
        <w:rPr>
          <w:color w:val="000000" w:themeColor="text1"/>
        </w:rPr>
        <w:t>CHAPTER 4</w:t>
      </w:r>
      <w:bookmarkEnd w:id="1131"/>
    </w:p>
    <w:p w14:paraId="442B2F1C" w14:textId="77777777" w:rsidR="00AA4C88" w:rsidRPr="007032FF" w:rsidRDefault="00E232CA" w:rsidP="00650F78">
      <w:pPr>
        <w:pStyle w:val="Heading1"/>
      </w:pPr>
      <w:bookmarkStart w:id="1132" w:name="_Toc392095815"/>
      <w:r w:rsidRPr="007032FF">
        <w:t>EXPECTED RESULTS</w:t>
      </w:r>
      <w:bookmarkEnd w:id="1132"/>
    </w:p>
    <w:p w14:paraId="47BB1725" w14:textId="77777777" w:rsidR="00E232CA" w:rsidRPr="007032FF" w:rsidRDefault="00E232CA" w:rsidP="00F93562">
      <w:pPr>
        <w:pStyle w:val="Heading1"/>
        <w:numPr>
          <w:ilvl w:val="0"/>
          <w:numId w:val="0"/>
        </w:numPr>
        <w:ind w:left="360" w:hanging="360"/>
        <w:rPr>
          <w:color w:val="000000" w:themeColor="text1"/>
        </w:rPr>
      </w:pPr>
      <w:bookmarkStart w:id="1133" w:name="_Toc392095816"/>
      <w:r w:rsidRPr="007032FF">
        <w:rPr>
          <w:color w:val="000000" w:themeColor="text1"/>
        </w:rPr>
        <w:t>BUDGET</w:t>
      </w:r>
      <w:bookmarkEnd w:id="1133"/>
    </w:p>
    <w:tbl>
      <w:tblPr>
        <w:tblW w:w="6660" w:type="dxa"/>
        <w:tblInd w:w="198" w:type="dxa"/>
        <w:tblLook w:val="04A0" w:firstRow="1" w:lastRow="0" w:firstColumn="1" w:lastColumn="0" w:noHBand="0" w:noVBand="1"/>
        <w:tblPrChange w:id="1134" w:author="Kerry Anne" w:date="2018-02-06T12:25:00Z">
          <w:tblPr>
            <w:tblW w:w="6660" w:type="dxa"/>
            <w:tblInd w:w="198" w:type="dxa"/>
            <w:tblLook w:val="04A0" w:firstRow="1" w:lastRow="0" w:firstColumn="1" w:lastColumn="0" w:noHBand="0" w:noVBand="1"/>
          </w:tblPr>
        </w:tblPrChange>
      </w:tblPr>
      <w:tblGrid>
        <w:gridCol w:w="4900"/>
        <w:gridCol w:w="1760"/>
        <w:tblGridChange w:id="1135">
          <w:tblGrid>
            <w:gridCol w:w="4900"/>
            <w:gridCol w:w="1760"/>
          </w:tblGrid>
        </w:tblGridChange>
      </w:tblGrid>
      <w:tr w:rsidR="009B15CE" w:rsidRPr="00BF5CF7" w14:paraId="463B495E" w14:textId="77777777" w:rsidTr="33E896B6">
        <w:trPr>
          <w:trHeight w:val="330"/>
          <w:trPrChange w:id="1136"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37"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6F73B557"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ITEM</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38"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4500AEB6" w14:textId="77777777" w:rsidR="009B15CE" w:rsidRPr="00BF5CF7" w:rsidRDefault="009B15CE" w:rsidP="00701491">
            <w:pPr>
              <w:rPr>
                <w:rFonts w:eastAsia="Times New Roman"/>
                <w:color w:val="000000" w:themeColor="text1"/>
              </w:rPr>
            </w:pPr>
            <w:r w:rsidRPr="00BF5CF7">
              <w:rPr>
                <w:rFonts w:eastAsia="Times New Roman"/>
                <w:b/>
                <w:bCs/>
                <w:color w:val="000000" w:themeColor="text1"/>
              </w:rPr>
              <w:t>COST</w:t>
            </w:r>
            <w:r w:rsidRPr="00BF5CF7">
              <w:rPr>
                <w:rFonts w:eastAsia="Times New Roman"/>
                <w:color w:val="000000" w:themeColor="text1"/>
              </w:rPr>
              <w:t xml:space="preserve"> (KSH)</w:t>
            </w:r>
          </w:p>
        </w:tc>
      </w:tr>
      <w:tr w:rsidR="009B15CE" w:rsidRPr="00BF5CF7" w14:paraId="3B57AF65" w14:textId="77777777" w:rsidTr="33E896B6">
        <w:trPr>
          <w:trHeight w:val="315"/>
          <w:trPrChange w:id="1139"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0"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B7A7F66" w14:textId="77777777" w:rsidR="009B15CE" w:rsidRPr="00BF5CF7" w:rsidRDefault="009B15CE" w:rsidP="00701491">
            <w:pPr>
              <w:rPr>
                <w:rFonts w:eastAsia="Times New Roman"/>
                <w:color w:val="000000" w:themeColor="text1"/>
              </w:rPr>
            </w:pPr>
            <w:r w:rsidRPr="00BF5CF7">
              <w:rPr>
                <w:rFonts w:eastAsia="Times New Roman"/>
                <w:color w:val="000000" w:themeColor="text1"/>
              </w:rPr>
              <w:t>Microcontroller kit</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1"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766D9B"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5,000.00 </w:t>
            </w:r>
          </w:p>
        </w:tc>
      </w:tr>
      <w:tr w:rsidR="009B15CE" w:rsidRPr="00BF5CF7" w14:paraId="5F6CB36C" w14:textId="77777777" w:rsidTr="33E896B6">
        <w:trPr>
          <w:trHeight w:val="269"/>
          <w:trPrChange w:id="1142"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3"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2DF09899" w14:textId="77777777" w:rsidR="009B15CE" w:rsidRPr="00BF5CF7" w:rsidRDefault="009B15CE" w:rsidP="00701491">
            <w:pPr>
              <w:rPr>
                <w:rFonts w:eastAsia="Times New Roman"/>
                <w:color w:val="000000" w:themeColor="text1"/>
              </w:rPr>
            </w:pPr>
            <w:r w:rsidRPr="00BF5CF7">
              <w:rPr>
                <w:rFonts w:eastAsia="Times New Roman"/>
                <w:color w:val="000000" w:themeColor="text1"/>
              </w:rPr>
              <w:t>GSM modem</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4"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1AF66F"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3,000.00           </w:t>
            </w:r>
          </w:p>
        </w:tc>
      </w:tr>
      <w:tr w:rsidR="009B15CE" w:rsidRPr="00BF5CF7" w14:paraId="60B0CDE3" w14:textId="77777777" w:rsidTr="33E896B6">
        <w:trPr>
          <w:trHeight w:val="315"/>
          <w:trPrChange w:id="1145"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6"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682C31CB" w14:textId="77777777" w:rsidR="009B15CE" w:rsidRPr="00BF5CF7" w:rsidRDefault="009B15CE" w:rsidP="00701491">
            <w:pPr>
              <w:rPr>
                <w:rFonts w:eastAsia="Times New Roman"/>
                <w:color w:val="000000" w:themeColor="text1"/>
              </w:rPr>
            </w:pPr>
            <w:r w:rsidRPr="00BF5CF7">
              <w:rPr>
                <w:rFonts w:eastAsia="Times New Roman"/>
                <w:color w:val="000000" w:themeColor="text1"/>
              </w:rPr>
              <w:t>Stationery</w:t>
            </w:r>
            <w:r>
              <w:rPr>
                <w:rFonts w:eastAsia="Times New Roman"/>
                <w:color w:val="000000" w:themeColor="text1"/>
              </w:rPr>
              <w:t xml:space="preserve">, </w:t>
            </w:r>
            <w:r w:rsidRPr="00BF5CF7">
              <w:rPr>
                <w:rFonts w:eastAsia="Times New Roman"/>
                <w:color w:val="000000" w:themeColor="text1"/>
              </w:rPr>
              <w:t>printing and binding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47"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27F176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23F52526" w14:textId="77777777" w:rsidTr="33E896B6">
        <w:trPr>
          <w:trHeight w:val="315"/>
          <w:trPrChange w:id="1148" w:author="Kerry Anne" w:date="2018-02-06T12:25:00Z">
            <w:trPr>
              <w:trHeight w:val="315"/>
            </w:trPr>
          </w:trPrChange>
        </w:trPr>
        <w:tc>
          <w:tcPr>
            <w:tcW w:w="4900" w:type="dxa"/>
            <w:tcBorders>
              <w:top w:val="nil"/>
              <w:left w:val="single" w:sz="8" w:space="0" w:color="auto"/>
              <w:bottom w:val="single" w:sz="4" w:space="0" w:color="auto"/>
              <w:right w:val="nil"/>
            </w:tcBorders>
            <w:shd w:val="clear" w:color="auto" w:fill="auto"/>
            <w:noWrap/>
            <w:vAlign w:val="bottom"/>
            <w:hideMark/>
            <w:tcPrChange w:id="1149" w:author="Kerry Anne" w:date="2018-02-06T12:25:00Z">
              <w:tcPr>
                <w:tcW w:w="4900" w:type="dxa"/>
                <w:tcBorders>
                  <w:top w:val="nil"/>
                  <w:left w:val="single" w:sz="8" w:space="0" w:color="auto"/>
                  <w:bottom w:val="single" w:sz="4" w:space="0" w:color="auto"/>
                  <w:right w:val="nil"/>
                </w:tcBorders>
                <w:shd w:val="clear" w:color="auto" w:fill="auto"/>
                <w:noWrap/>
                <w:vAlign w:val="bottom"/>
                <w:hideMark/>
              </w:tcPr>
            </w:tcPrChange>
          </w:tcPr>
          <w:p w14:paraId="79D75BA6" w14:textId="77777777" w:rsidR="009B15CE" w:rsidRPr="00BF5CF7" w:rsidRDefault="009B15CE" w:rsidP="00701491">
            <w:pPr>
              <w:rPr>
                <w:rFonts w:eastAsia="Times New Roman"/>
                <w:color w:val="000000" w:themeColor="text1"/>
              </w:rPr>
            </w:pPr>
            <w:r w:rsidRPr="00BF5CF7">
              <w:rPr>
                <w:rFonts w:eastAsia="Times New Roman"/>
                <w:color w:val="000000" w:themeColor="text1"/>
              </w:rPr>
              <w:t>Internet connection charges</w:t>
            </w:r>
          </w:p>
        </w:tc>
        <w:tc>
          <w:tcPr>
            <w:tcW w:w="1760" w:type="dxa"/>
            <w:tcBorders>
              <w:top w:val="nil"/>
              <w:left w:val="single" w:sz="8" w:space="0" w:color="auto"/>
              <w:bottom w:val="single" w:sz="4" w:space="0" w:color="auto"/>
              <w:right w:val="single" w:sz="8" w:space="0" w:color="auto"/>
            </w:tcBorders>
            <w:shd w:val="clear" w:color="auto" w:fill="auto"/>
            <w:noWrap/>
            <w:vAlign w:val="bottom"/>
            <w:hideMark/>
            <w:tcPrChange w:id="1150" w:author="Kerry Anne" w:date="2018-02-06T12:25:00Z">
              <w:tcPr>
                <w:tcW w:w="1760"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5E3EC82" w14:textId="77777777" w:rsidR="009B15CE" w:rsidRPr="00BF5CF7" w:rsidRDefault="009B15CE" w:rsidP="00701491">
            <w:pPr>
              <w:jc w:val="right"/>
              <w:rPr>
                <w:rFonts w:eastAsia="Times New Roman"/>
                <w:color w:val="000000" w:themeColor="text1"/>
              </w:rPr>
            </w:pPr>
            <w:r w:rsidRPr="00BF5CF7">
              <w:rPr>
                <w:rFonts w:eastAsia="Times New Roman"/>
                <w:color w:val="000000" w:themeColor="text1"/>
              </w:rPr>
              <w:t xml:space="preserve">           1,000.00 </w:t>
            </w:r>
          </w:p>
        </w:tc>
      </w:tr>
      <w:tr w:rsidR="009B15CE" w:rsidRPr="00BF5CF7" w14:paraId="5032CF46" w14:textId="77777777" w:rsidTr="33E896B6">
        <w:trPr>
          <w:trHeight w:val="330"/>
          <w:trPrChange w:id="1151" w:author="Kerry Anne" w:date="2018-02-06T12:25:00Z">
            <w:trPr>
              <w:trHeight w:val="330"/>
            </w:trPr>
          </w:trPrChange>
        </w:trPr>
        <w:tc>
          <w:tcPr>
            <w:tcW w:w="4900" w:type="dxa"/>
            <w:tcBorders>
              <w:top w:val="single" w:sz="8" w:space="0" w:color="auto"/>
              <w:left w:val="single" w:sz="8" w:space="0" w:color="auto"/>
              <w:bottom w:val="single" w:sz="8" w:space="0" w:color="auto"/>
              <w:right w:val="nil"/>
            </w:tcBorders>
            <w:shd w:val="clear" w:color="auto" w:fill="auto"/>
            <w:noWrap/>
            <w:vAlign w:val="bottom"/>
            <w:hideMark/>
            <w:tcPrChange w:id="1152" w:author="Kerry Anne" w:date="2018-02-06T12:25:00Z">
              <w:tcPr>
                <w:tcW w:w="4900" w:type="dxa"/>
                <w:tcBorders>
                  <w:top w:val="single" w:sz="8" w:space="0" w:color="auto"/>
                  <w:left w:val="single" w:sz="8" w:space="0" w:color="auto"/>
                  <w:bottom w:val="single" w:sz="8" w:space="0" w:color="auto"/>
                  <w:right w:val="nil"/>
                </w:tcBorders>
                <w:shd w:val="clear" w:color="auto" w:fill="auto"/>
                <w:noWrap/>
                <w:vAlign w:val="bottom"/>
                <w:hideMark/>
              </w:tcPr>
            </w:tcPrChange>
          </w:tcPr>
          <w:p w14:paraId="0E9EE831" w14:textId="77777777" w:rsidR="009B15CE" w:rsidRPr="00BF5CF7" w:rsidRDefault="009B15CE" w:rsidP="00701491">
            <w:pPr>
              <w:rPr>
                <w:rFonts w:eastAsia="Times New Roman"/>
                <w:b/>
                <w:bCs/>
                <w:color w:val="000000" w:themeColor="text1"/>
              </w:rPr>
            </w:pPr>
            <w:r w:rsidRPr="00BF5CF7">
              <w:rPr>
                <w:rFonts w:eastAsia="Times New Roman"/>
                <w:b/>
                <w:bCs/>
                <w:color w:val="000000" w:themeColor="text1"/>
              </w:rPr>
              <w:t>TOTAL</w:t>
            </w:r>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Change w:id="1153" w:author="Kerry Anne" w:date="2018-02-06T12:25:00Z">
              <w:tcPr>
                <w:tcW w:w="17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tcPrChange>
          </w:tcPr>
          <w:p w14:paraId="013E5AEC" w14:textId="77777777" w:rsidR="009B15CE" w:rsidRPr="00BF5CF7" w:rsidRDefault="009B15CE" w:rsidP="00701491">
            <w:pPr>
              <w:jc w:val="right"/>
              <w:rPr>
                <w:rFonts w:eastAsia="Times New Roman"/>
                <w:b/>
                <w:bCs/>
                <w:color w:val="000000" w:themeColor="text1"/>
              </w:rPr>
            </w:pPr>
            <w:r w:rsidRPr="00BF5CF7">
              <w:rPr>
                <w:rFonts w:eastAsia="Times New Roman"/>
                <w:b/>
                <w:bCs/>
                <w:color w:val="000000" w:themeColor="text1"/>
              </w:rPr>
              <w:t xml:space="preserve">         10,000.00 </w:t>
            </w:r>
          </w:p>
        </w:tc>
      </w:tr>
    </w:tbl>
    <w:p w14:paraId="48468B78" w14:textId="77777777" w:rsidR="00E232CA" w:rsidRPr="007032FF" w:rsidRDefault="00E232CA" w:rsidP="00F93562">
      <w:pPr>
        <w:pStyle w:val="Heading1"/>
        <w:numPr>
          <w:ilvl w:val="0"/>
          <w:numId w:val="0"/>
        </w:numPr>
        <w:rPr>
          <w:color w:val="000000" w:themeColor="text1"/>
        </w:rPr>
      </w:pPr>
      <w:bookmarkStart w:id="1154" w:name="_Toc392095817"/>
      <w:r w:rsidRPr="007032FF">
        <w:rPr>
          <w:color w:val="000000" w:themeColor="text1"/>
        </w:rPr>
        <w:t>WORKING SCHEDULE</w:t>
      </w:r>
      <w:bookmarkEnd w:id="1154"/>
    </w:p>
    <w:tbl>
      <w:tblPr>
        <w:tblStyle w:val="TableGrid"/>
        <w:tblW w:w="9348" w:type="dxa"/>
        <w:tblLook w:val="04A0" w:firstRow="1" w:lastRow="0" w:firstColumn="1" w:lastColumn="0" w:noHBand="0" w:noVBand="1"/>
        <w:tblPrChange w:id="1155" w:author="clifford beta" w:date="2018-02-06T15:58:00Z">
          <w:tblPr>
            <w:tblStyle w:val="TableGrid"/>
            <w:tblW w:w="9348" w:type="dxa"/>
            <w:tblLook w:val="04A0" w:firstRow="1" w:lastRow="0" w:firstColumn="1" w:lastColumn="0" w:noHBand="0" w:noVBand="1"/>
          </w:tblPr>
        </w:tblPrChange>
      </w:tblPr>
      <w:tblGrid>
        <w:gridCol w:w="3006"/>
        <w:gridCol w:w="777"/>
        <w:gridCol w:w="696"/>
        <w:gridCol w:w="736"/>
        <w:gridCol w:w="696"/>
        <w:gridCol w:w="657"/>
        <w:gridCol w:w="696"/>
        <w:gridCol w:w="763"/>
        <w:gridCol w:w="1163"/>
        <w:gridCol w:w="777"/>
        <w:tblGridChange w:id="1156">
          <w:tblGrid>
            <w:gridCol w:w="113"/>
            <w:gridCol w:w="2893"/>
            <w:gridCol w:w="113"/>
            <w:gridCol w:w="777"/>
            <w:gridCol w:w="696"/>
            <w:gridCol w:w="736"/>
            <w:gridCol w:w="696"/>
            <w:gridCol w:w="657"/>
            <w:gridCol w:w="696"/>
            <w:gridCol w:w="763"/>
            <w:gridCol w:w="1163"/>
            <w:gridCol w:w="664"/>
            <w:gridCol w:w="113"/>
          </w:tblGrid>
        </w:tblGridChange>
      </w:tblGrid>
      <w:tr w:rsidR="00EF22CA" w:rsidRPr="00327FFD" w14:paraId="2B4D2377" w14:textId="29027D61" w:rsidTr="004803EA">
        <w:trPr>
          <w:trHeight w:val="814"/>
          <w:trPrChange w:id="1157" w:author="clifford beta" w:date="2018-02-06T15:58:00Z">
            <w:trPr>
              <w:gridAfter w:val="0"/>
              <w:trHeight w:val="786"/>
            </w:trPr>
          </w:trPrChange>
        </w:trPr>
        <w:tc>
          <w:tcPr>
            <w:tcW w:w="3006" w:type="dxa"/>
            <w:vMerge w:val="restart"/>
            <w:noWrap/>
            <w:hideMark/>
            <w:tcPrChange w:id="1158" w:author="clifford beta" w:date="2018-02-06T15:58:00Z">
              <w:tcPr>
                <w:tcW w:w="3006" w:type="dxa"/>
                <w:gridSpan w:val="2"/>
                <w:vMerge w:val="restart"/>
                <w:noWrap/>
                <w:hideMark/>
              </w:tcPr>
            </w:tcPrChange>
          </w:tcPr>
          <w:p w14:paraId="55615422" w14:textId="77777777" w:rsidR="00EF22CA" w:rsidRPr="00327FFD" w:rsidRDefault="00EF22CA" w:rsidP="00701491">
            <w:pPr>
              <w:spacing w:after="200" w:line="480" w:lineRule="auto"/>
              <w:rPr>
                <w:b/>
                <w:bCs/>
              </w:rPr>
            </w:pPr>
            <w:r w:rsidRPr="00327FFD">
              <w:rPr>
                <w:b/>
                <w:bCs/>
              </w:rPr>
              <w:t>ASSIGNMENT</w:t>
            </w:r>
          </w:p>
        </w:tc>
        <w:tc>
          <w:tcPr>
            <w:tcW w:w="6342" w:type="dxa"/>
            <w:gridSpan w:val="9"/>
            <w:noWrap/>
            <w:hideMark/>
            <w:tcPrChange w:id="1159" w:author="clifford beta" w:date="2018-02-06T15:58:00Z">
              <w:tcPr>
                <w:tcW w:w="6342" w:type="dxa"/>
                <w:gridSpan w:val="10"/>
                <w:noWrap/>
                <w:hideMark/>
              </w:tcPr>
            </w:tcPrChange>
          </w:tcPr>
          <w:p w14:paraId="5F90C6C1" w14:textId="7E3957D4" w:rsidR="00EF22CA" w:rsidRPr="00327FFD" w:rsidRDefault="00EF22CA" w:rsidP="00701491">
            <w:pPr>
              <w:spacing w:after="200" w:line="480" w:lineRule="auto"/>
            </w:pPr>
            <w:r w:rsidRPr="00327FFD">
              <w:t>TIME (MONTHS) MAY 201</w:t>
            </w:r>
            <w:del w:id="1160" w:author="Kerry Anne" w:date="2018-02-06T12:11:00Z">
              <w:r w:rsidRPr="00327FFD">
                <w:delText>4</w:delText>
              </w:r>
            </w:del>
            <w:r w:rsidRPr="00327FFD">
              <w:t>-DECEMBER 201</w:t>
            </w:r>
            <w:ins w:id="1161" w:author="user" w:date="2018-02-06T17:05:00Z">
              <w:r w:rsidR="005D1910">
                <w:t>8</w:t>
              </w:r>
            </w:ins>
            <w:del w:id="1162" w:author="user" w:date="2018-02-06T17:05:00Z">
              <w:r w:rsidRPr="00327FFD" w:rsidDel="005D1910">
                <w:delText>4</w:delText>
              </w:r>
            </w:del>
          </w:p>
        </w:tc>
      </w:tr>
      <w:tr w:rsidR="00EF22CA" w:rsidRPr="00327FFD" w14:paraId="38EE1445" w14:textId="5025D61E" w:rsidTr="004803EA">
        <w:trPr>
          <w:trHeight w:val="600"/>
        </w:trPr>
        <w:tc>
          <w:tcPr>
            <w:tcW w:w="3006" w:type="dxa"/>
            <w:vMerge/>
            <w:hideMark/>
          </w:tcPr>
          <w:p w14:paraId="495658F5" w14:textId="77777777" w:rsidR="00EF22CA" w:rsidRPr="00327FFD" w:rsidRDefault="00EF22CA" w:rsidP="00701491">
            <w:pPr>
              <w:spacing w:after="200" w:line="480" w:lineRule="auto"/>
              <w:rPr>
                <w:b/>
                <w:bCs/>
              </w:rPr>
            </w:pPr>
          </w:p>
        </w:tc>
        <w:tc>
          <w:tcPr>
            <w:tcW w:w="777" w:type="dxa"/>
            <w:noWrap/>
            <w:hideMark/>
          </w:tcPr>
          <w:p w14:paraId="109F88D9" w14:textId="11082926" w:rsidR="00EF22CA" w:rsidRPr="00327FFD" w:rsidRDefault="00EF22CA" w:rsidP="00701491">
            <w:pPr>
              <w:spacing w:after="200" w:line="480" w:lineRule="auto"/>
            </w:pPr>
            <w:ins w:id="1163" w:author="Kerry Anne" w:date="2018-02-06T12:25:00Z">
              <w:r w:rsidRPr="00327FFD">
                <w:t>SEPT</w:t>
              </w:r>
            </w:ins>
          </w:p>
        </w:tc>
        <w:tc>
          <w:tcPr>
            <w:tcW w:w="696" w:type="dxa"/>
            <w:noWrap/>
            <w:hideMark/>
          </w:tcPr>
          <w:p w14:paraId="53519824" w14:textId="04B4D68D" w:rsidR="00EF22CA" w:rsidRPr="00327FFD" w:rsidRDefault="00EF22CA" w:rsidP="00701491">
            <w:pPr>
              <w:spacing w:after="200" w:line="480" w:lineRule="auto"/>
            </w:pPr>
            <w:ins w:id="1164" w:author="Kerry Anne" w:date="2018-02-06T12:25:00Z">
              <w:r w:rsidRPr="00327FFD">
                <w:t>OCT</w:t>
              </w:r>
            </w:ins>
          </w:p>
        </w:tc>
        <w:tc>
          <w:tcPr>
            <w:tcW w:w="736" w:type="dxa"/>
            <w:noWrap/>
            <w:hideMark/>
          </w:tcPr>
          <w:p w14:paraId="7C467677" w14:textId="798B493E" w:rsidR="00EF22CA" w:rsidRPr="00327FFD" w:rsidRDefault="00EF22CA" w:rsidP="00701491">
            <w:pPr>
              <w:spacing w:after="200" w:line="480" w:lineRule="auto"/>
            </w:pPr>
            <w:ins w:id="1165" w:author="Kerry Anne" w:date="2018-02-06T12:25:00Z">
              <w:r w:rsidRPr="00327FFD">
                <w:t>NOV</w:t>
              </w:r>
            </w:ins>
          </w:p>
        </w:tc>
        <w:tc>
          <w:tcPr>
            <w:tcW w:w="696" w:type="dxa"/>
            <w:noWrap/>
            <w:hideMark/>
          </w:tcPr>
          <w:p w14:paraId="363BA7D2" w14:textId="3300A673" w:rsidR="00EF22CA" w:rsidRPr="00327FFD" w:rsidRDefault="00EF22CA" w:rsidP="00701491">
            <w:pPr>
              <w:spacing w:after="200" w:line="480" w:lineRule="auto"/>
            </w:pPr>
            <w:ins w:id="1166" w:author="Kerry Anne" w:date="2018-02-06T12:25:00Z">
              <w:r w:rsidRPr="00327FFD">
                <w:t>DEC</w:t>
              </w:r>
            </w:ins>
          </w:p>
        </w:tc>
        <w:tc>
          <w:tcPr>
            <w:tcW w:w="657" w:type="dxa"/>
            <w:noWrap/>
            <w:hideMark/>
          </w:tcPr>
          <w:p w14:paraId="29A1EF0B" w14:textId="69F3DB05" w:rsidR="00EF22CA" w:rsidRPr="00327FFD" w:rsidRDefault="00EF22CA" w:rsidP="00701491">
            <w:pPr>
              <w:spacing w:after="200" w:line="480" w:lineRule="auto"/>
            </w:pPr>
            <w:ins w:id="1167" w:author="Kerry Anne" w:date="2018-02-06T12:25:00Z">
              <w:r w:rsidRPr="00327FFD">
                <w:t>JAN</w:t>
              </w:r>
            </w:ins>
          </w:p>
        </w:tc>
        <w:tc>
          <w:tcPr>
            <w:tcW w:w="696" w:type="dxa"/>
            <w:noWrap/>
            <w:hideMark/>
          </w:tcPr>
          <w:p w14:paraId="445C44F9" w14:textId="571F1342" w:rsidR="00EF22CA" w:rsidRPr="00327FFD" w:rsidRDefault="33CB9C42" w:rsidP="00701491">
            <w:pPr>
              <w:spacing w:after="200" w:line="480" w:lineRule="auto"/>
            </w:pPr>
            <w:ins w:id="1168" w:author="Kerry Anne" w:date="2018-02-06T12:51:00Z">
              <w:r w:rsidRPr="00327FFD">
                <w:t>FEB</w:t>
              </w:r>
            </w:ins>
          </w:p>
        </w:tc>
        <w:tc>
          <w:tcPr>
            <w:tcW w:w="736" w:type="dxa"/>
            <w:noWrap/>
            <w:hideMark/>
          </w:tcPr>
          <w:p w14:paraId="22CEE557" w14:textId="35D0837E" w:rsidR="00EF22CA" w:rsidRPr="00327FFD" w:rsidRDefault="5E51F117" w:rsidP="00701491">
            <w:pPr>
              <w:spacing w:after="200" w:line="480" w:lineRule="auto"/>
            </w:pPr>
            <w:ins w:id="1169" w:author="Kerry Anne" w:date="2018-02-06T12:50:00Z">
              <w:r w:rsidRPr="00327FFD">
                <w:t>MA</w:t>
              </w:r>
            </w:ins>
            <w:ins w:id="1170" w:author="Kerry Anne" w:date="2018-02-06T12:51:00Z">
              <w:r w:rsidR="33CB9C42" w:rsidRPr="00327FFD">
                <w:t>R</w:t>
              </w:r>
            </w:ins>
          </w:p>
        </w:tc>
        <w:tc>
          <w:tcPr>
            <w:tcW w:w="696" w:type="dxa"/>
            <w:noWrap/>
            <w:hideMark/>
          </w:tcPr>
          <w:p w14:paraId="76410F1F" w14:textId="77777777" w:rsidR="00EF22CA" w:rsidRPr="00327FFD" w:rsidRDefault="00EF22CA" w:rsidP="00701491">
            <w:pPr>
              <w:spacing w:after="200" w:line="480" w:lineRule="auto"/>
            </w:pPr>
            <w:del w:id="1171" w:author="Kerry Anne" w:date="2018-02-06T12:25:00Z">
              <w:r w:rsidRPr="00327FFD" w:rsidDel="33E896B6">
                <w:delText>DEC</w:delText>
              </w:r>
            </w:del>
            <w:ins w:id="1172" w:author="Kerry Anne" w:date="2018-02-06T12:51:00Z">
              <w:r w:rsidR="33CB9C42">
                <w:t>APR</w:t>
              </w:r>
            </w:ins>
          </w:p>
        </w:tc>
        <w:tc>
          <w:tcPr>
            <w:tcW w:w="818" w:type="dxa"/>
          </w:tcPr>
          <w:p w14:paraId="56942E57" w14:textId="0EFA1B34" w:rsidR="00EF22CA" w:rsidRPr="00327FFD" w:rsidDel="33E896B6" w:rsidRDefault="33CB9C42" w:rsidP="00701491">
            <w:pPr>
              <w:spacing w:after="200" w:line="480" w:lineRule="auto"/>
            </w:pPr>
            <w:r>
              <w:t>MAY</w:t>
            </w:r>
          </w:p>
        </w:tc>
      </w:tr>
      <w:tr w:rsidR="00EF22CA" w:rsidRPr="00327FFD" w14:paraId="66653D2E" w14:textId="0DC29999" w:rsidTr="00222889">
        <w:trPr>
          <w:trHeight w:val="600"/>
          <w:trPrChange w:id="1173" w:author="user" w:date="2018-02-07T12:45:00Z">
            <w:trPr>
              <w:gridBefore w:val="1"/>
              <w:trHeight w:val="600"/>
            </w:trPr>
          </w:trPrChange>
        </w:trPr>
        <w:tc>
          <w:tcPr>
            <w:tcW w:w="3006" w:type="dxa"/>
            <w:hideMark/>
            <w:tcPrChange w:id="1174" w:author="user" w:date="2018-02-07T12:45:00Z">
              <w:tcPr>
                <w:tcW w:w="3006" w:type="dxa"/>
                <w:gridSpan w:val="2"/>
                <w:hideMark/>
              </w:tcPr>
            </w:tcPrChange>
          </w:tcPr>
          <w:p w14:paraId="208C6639" w14:textId="77777777" w:rsidR="00EF22CA" w:rsidRPr="00327FFD" w:rsidRDefault="00EF22CA" w:rsidP="00701491">
            <w:pPr>
              <w:spacing w:after="200" w:line="480" w:lineRule="auto"/>
            </w:pPr>
            <w:r w:rsidRPr="00327FFD">
              <w:t>LITERATURE REVIEW</w:t>
            </w:r>
          </w:p>
        </w:tc>
        <w:tc>
          <w:tcPr>
            <w:tcW w:w="777" w:type="dxa"/>
            <w:shd w:val="clear" w:color="auto" w:fill="FFFFFF" w:themeFill="background1"/>
            <w:noWrap/>
            <w:hideMark/>
            <w:tcPrChange w:id="1175" w:author="user" w:date="2018-02-07T12:45:00Z">
              <w:tcPr>
                <w:tcW w:w="777" w:type="dxa"/>
                <w:shd w:val="clear" w:color="auto" w:fill="000000" w:themeFill="text1"/>
                <w:noWrap/>
                <w:hideMark/>
              </w:tcPr>
            </w:tcPrChange>
          </w:tcPr>
          <w:p w14:paraId="453A534D"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176" w:author="user" w:date="2018-02-07T12:45:00Z">
              <w:tcPr>
                <w:tcW w:w="696" w:type="dxa"/>
                <w:shd w:val="clear" w:color="auto" w:fill="000000" w:themeFill="text1"/>
                <w:noWrap/>
                <w:hideMark/>
              </w:tcPr>
            </w:tcPrChange>
          </w:tcPr>
          <w:p w14:paraId="699A8C75"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Change w:id="1177" w:author="user" w:date="2018-02-07T12:45:00Z">
              <w:tcPr>
                <w:tcW w:w="736" w:type="dxa"/>
                <w:shd w:val="clear" w:color="auto" w:fill="000000" w:themeFill="text1"/>
                <w:noWrap/>
                <w:hideMark/>
              </w:tcPr>
            </w:tcPrChange>
          </w:tcPr>
          <w:p w14:paraId="690B5C6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178" w:author="user" w:date="2018-02-07T12:45:00Z">
              <w:tcPr>
                <w:tcW w:w="696" w:type="dxa"/>
                <w:shd w:val="clear" w:color="auto" w:fill="000000" w:themeFill="text1"/>
                <w:noWrap/>
                <w:hideMark/>
              </w:tcPr>
            </w:tcPrChange>
          </w:tcPr>
          <w:p w14:paraId="73E433C7"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Change w:id="1179" w:author="user" w:date="2018-02-07T12:45:00Z">
              <w:tcPr>
                <w:tcW w:w="657" w:type="dxa"/>
                <w:shd w:val="clear" w:color="auto" w:fill="000000" w:themeFill="text1"/>
                <w:noWrap/>
                <w:hideMark/>
              </w:tcPr>
            </w:tcPrChange>
          </w:tcPr>
          <w:p w14:paraId="14A35620"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180" w:author="user" w:date="2018-02-07T12:45:00Z">
              <w:tcPr>
                <w:tcW w:w="696" w:type="dxa"/>
                <w:shd w:val="clear" w:color="auto" w:fill="000000" w:themeFill="text1"/>
                <w:noWrap/>
                <w:hideMark/>
              </w:tcPr>
            </w:tcPrChange>
          </w:tcPr>
          <w:p w14:paraId="592BD4C7"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Change w:id="1181" w:author="user" w:date="2018-02-07T12:45:00Z">
              <w:tcPr>
                <w:tcW w:w="736" w:type="dxa"/>
                <w:shd w:val="clear" w:color="auto" w:fill="000000" w:themeFill="text1"/>
                <w:noWrap/>
                <w:hideMark/>
              </w:tcPr>
            </w:tcPrChange>
          </w:tcPr>
          <w:p w14:paraId="018EB741"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Change w:id="1182" w:author="user" w:date="2018-02-07T12:45:00Z">
              <w:tcPr>
                <w:tcW w:w="696" w:type="dxa"/>
                <w:shd w:val="clear" w:color="auto" w:fill="000000" w:themeFill="text1"/>
                <w:noWrap/>
                <w:hideMark/>
              </w:tcPr>
            </w:tcPrChange>
          </w:tcPr>
          <w:p w14:paraId="5B18EDBC" w14:textId="77777777" w:rsidR="00EF22CA" w:rsidRPr="00327FFD" w:rsidRDefault="00EF22CA" w:rsidP="00701491">
            <w:pPr>
              <w:spacing w:after="200" w:line="480" w:lineRule="auto"/>
            </w:pPr>
            <w:r w:rsidRPr="00327FFD">
              <w:t> </w:t>
            </w:r>
          </w:p>
        </w:tc>
        <w:tc>
          <w:tcPr>
            <w:tcW w:w="818" w:type="dxa"/>
            <w:shd w:val="clear" w:color="auto" w:fill="000000" w:themeFill="text1"/>
            <w:tcPrChange w:id="1183" w:author="user" w:date="2018-02-07T12:45:00Z">
              <w:tcPr>
                <w:tcW w:w="818" w:type="dxa"/>
                <w:gridSpan w:val="2"/>
                <w:shd w:val="clear" w:color="auto" w:fill="000000" w:themeFill="text1"/>
              </w:tcPr>
            </w:tcPrChange>
          </w:tcPr>
          <w:p w14:paraId="7D8B3BD3" w14:textId="77777777" w:rsidR="00EF22CA" w:rsidRPr="00327FFD" w:rsidRDefault="00EF22CA" w:rsidP="00701491">
            <w:pPr>
              <w:spacing w:after="200" w:line="480" w:lineRule="auto"/>
            </w:pPr>
          </w:p>
        </w:tc>
      </w:tr>
      <w:tr w:rsidR="00EF22CA" w:rsidRPr="00327FFD" w14:paraId="1721424F" w14:textId="61830529" w:rsidTr="004803EA">
        <w:trPr>
          <w:trHeight w:val="600"/>
        </w:trPr>
        <w:tc>
          <w:tcPr>
            <w:tcW w:w="3006" w:type="dxa"/>
            <w:hideMark/>
          </w:tcPr>
          <w:p w14:paraId="54E90AFD" w14:textId="77777777" w:rsidR="00EF22CA" w:rsidRPr="00327FFD" w:rsidRDefault="00EF22CA" w:rsidP="00701491">
            <w:pPr>
              <w:spacing w:after="200" w:line="480" w:lineRule="auto"/>
            </w:pPr>
            <w:r w:rsidRPr="00327FFD">
              <w:t>PROPOSAL WRITING</w:t>
            </w:r>
          </w:p>
        </w:tc>
        <w:tc>
          <w:tcPr>
            <w:tcW w:w="777" w:type="dxa"/>
            <w:noWrap/>
            <w:hideMark/>
          </w:tcPr>
          <w:p w14:paraId="0B5780BA"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36F219DE" w14:textId="77777777" w:rsidR="00EF22CA" w:rsidRPr="00327FFD" w:rsidRDefault="00EF22CA" w:rsidP="00701491">
            <w:pPr>
              <w:spacing w:after="200" w:line="480" w:lineRule="auto"/>
            </w:pPr>
            <w:r w:rsidRPr="00327FFD">
              <w:t> </w:t>
            </w:r>
          </w:p>
        </w:tc>
        <w:tc>
          <w:tcPr>
            <w:tcW w:w="736" w:type="dxa"/>
            <w:shd w:val="clear" w:color="auto" w:fill="FFFFFF" w:themeFill="background1"/>
            <w:noWrap/>
            <w:hideMark/>
          </w:tcPr>
          <w:p w14:paraId="00D71944"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56F10158"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76CD7D49"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44C498A" w14:textId="77777777" w:rsidR="00EF22CA" w:rsidRPr="00327FFD" w:rsidRDefault="00EF22CA" w:rsidP="00701491">
            <w:pPr>
              <w:spacing w:after="200" w:line="480" w:lineRule="auto"/>
            </w:pPr>
            <w:r w:rsidRPr="00327FFD">
              <w:t> </w:t>
            </w:r>
          </w:p>
        </w:tc>
        <w:tc>
          <w:tcPr>
            <w:tcW w:w="736" w:type="dxa"/>
            <w:noWrap/>
            <w:hideMark/>
          </w:tcPr>
          <w:p w14:paraId="3DADFBE3" w14:textId="77777777" w:rsidR="00EF22CA" w:rsidRPr="00327FFD" w:rsidRDefault="00EF22CA" w:rsidP="00701491">
            <w:pPr>
              <w:spacing w:after="200" w:line="480" w:lineRule="auto"/>
            </w:pPr>
            <w:r w:rsidRPr="00327FFD">
              <w:t> </w:t>
            </w:r>
          </w:p>
        </w:tc>
        <w:tc>
          <w:tcPr>
            <w:tcW w:w="696" w:type="dxa"/>
            <w:noWrap/>
            <w:hideMark/>
          </w:tcPr>
          <w:p w14:paraId="56A51B9D" w14:textId="77777777" w:rsidR="00EF22CA" w:rsidRPr="00327FFD" w:rsidRDefault="00EF22CA" w:rsidP="00701491">
            <w:pPr>
              <w:spacing w:after="200" w:line="480" w:lineRule="auto"/>
            </w:pPr>
            <w:r w:rsidRPr="00327FFD">
              <w:t> </w:t>
            </w:r>
          </w:p>
        </w:tc>
        <w:tc>
          <w:tcPr>
            <w:tcW w:w="818" w:type="dxa"/>
          </w:tcPr>
          <w:p w14:paraId="7A69EB4E" w14:textId="77777777" w:rsidR="00EF22CA" w:rsidRPr="00327FFD" w:rsidRDefault="00EF22CA" w:rsidP="00701491">
            <w:pPr>
              <w:spacing w:after="200" w:line="480" w:lineRule="auto"/>
              <w:rPr>
                <w:ins w:id="1184" w:author="Clifford Wilson Beta" w:date="2018-02-06T15:39:00Z"/>
              </w:rPr>
            </w:pPr>
          </w:p>
        </w:tc>
      </w:tr>
      <w:tr w:rsidR="00EF22CA" w:rsidRPr="00327FFD" w14:paraId="5D1E81F6" w14:textId="4C750160" w:rsidTr="004803EA">
        <w:trPr>
          <w:trHeight w:val="600"/>
        </w:trPr>
        <w:tc>
          <w:tcPr>
            <w:tcW w:w="3006" w:type="dxa"/>
            <w:hideMark/>
          </w:tcPr>
          <w:p w14:paraId="71F9963B" w14:textId="77777777" w:rsidR="00EF22CA" w:rsidRPr="00327FFD" w:rsidRDefault="00EF22CA" w:rsidP="00701491">
            <w:pPr>
              <w:spacing w:after="200" w:line="480" w:lineRule="auto"/>
            </w:pPr>
            <w:r w:rsidRPr="00327FFD">
              <w:lastRenderedPageBreak/>
              <w:t xml:space="preserve">DESIGN/ </w:t>
            </w:r>
            <w:bookmarkStart w:id="1185" w:name="_GoBack"/>
            <w:bookmarkEnd w:id="1185"/>
            <w:r w:rsidRPr="00327FFD">
              <w:t>IMPLEMENTATION</w:t>
            </w:r>
          </w:p>
        </w:tc>
        <w:tc>
          <w:tcPr>
            <w:tcW w:w="777" w:type="dxa"/>
            <w:noWrap/>
            <w:hideMark/>
          </w:tcPr>
          <w:p w14:paraId="0F0544DB" w14:textId="77777777" w:rsidR="00EF22CA" w:rsidRPr="00327FFD" w:rsidRDefault="00EF22CA" w:rsidP="00701491">
            <w:pPr>
              <w:spacing w:after="200" w:line="480" w:lineRule="auto"/>
            </w:pPr>
            <w:r w:rsidRPr="00327FFD">
              <w:t> </w:t>
            </w:r>
          </w:p>
        </w:tc>
        <w:tc>
          <w:tcPr>
            <w:tcW w:w="696" w:type="dxa"/>
            <w:noWrap/>
            <w:hideMark/>
          </w:tcPr>
          <w:p w14:paraId="582F3CEE"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27415938"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1087C42"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0D93AB53"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5203D3B"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70D9F578" w14:textId="77777777" w:rsidR="00EF22CA" w:rsidRPr="00327FFD" w:rsidRDefault="00EF22CA" w:rsidP="00701491">
            <w:pPr>
              <w:spacing w:after="200" w:line="480" w:lineRule="auto"/>
            </w:pPr>
            <w:r w:rsidRPr="00327FFD">
              <w:t> </w:t>
            </w:r>
          </w:p>
        </w:tc>
        <w:tc>
          <w:tcPr>
            <w:tcW w:w="696" w:type="dxa"/>
            <w:noWrap/>
            <w:hideMark/>
          </w:tcPr>
          <w:p w14:paraId="74AAF24E" w14:textId="77777777" w:rsidR="00EF22CA" w:rsidRPr="00327FFD" w:rsidRDefault="00EF22CA" w:rsidP="00701491">
            <w:pPr>
              <w:spacing w:after="200" w:line="480" w:lineRule="auto"/>
            </w:pPr>
            <w:r w:rsidRPr="00327FFD">
              <w:t> </w:t>
            </w:r>
          </w:p>
        </w:tc>
        <w:tc>
          <w:tcPr>
            <w:tcW w:w="818" w:type="dxa"/>
          </w:tcPr>
          <w:p w14:paraId="3FC2AB66" w14:textId="77777777" w:rsidR="00EF22CA" w:rsidRPr="00327FFD" w:rsidRDefault="00EF22CA" w:rsidP="00701491">
            <w:pPr>
              <w:spacing w:after="200" w:line="480" w:lineRule="auto"/>
              <w:rPr>
                <w:ins w:id="1186" w:author="Clifford Wilson Beta" w:date="2018-02-06T15:39:00Z"/>
              </w:rPr>
            </w:pPr>
          </w:p>
        </w:tc>
      </w:tr>
      <w:tr w:rsidR="00EF22CA" w:rsidRPr="00327FFD" w14:paraId="5413C9C6" w14:textId="2A3634A2" w:rsidTr="004803EA">
        <w:trPr>
          <w:trHeight w:val="600"/>
        </w:trPr>
        <w:tc>
          <w:tcPr>
            <w:tcW w:w="3006" w:type="dxa"/>
            <w:hideMark/>
          </w:tcPr>
          <w:p w14:paraId="766C9C4C" w14:textId="77777777" w:rsidR="00EF22CA" w:rsidRPr="00327FFD" w:rsidRDefault="00EF22CA" w:rsidP="00701491">
            <w:pPr>
              <w:spacing w:after="200" w:line="480" w:lineRule="auto"/>
            </w:pPr>
            <w:r w:rsidRPr="00327FFD">
              <w:t>RESULTS ANALYSIS</w:t>
            </w:r>
          </w:p>
        </w:tc>
        <w:tc>
          <w:tcPr>
            <w:tcW w:w="777" w:type="dxa"/>
            <w:noWrap/>
            <w:hideMark/>
          </w:tcPr>
          <w:p w14:paraId="3FB4F8F5" w14:textId="77777777" w:rsidR="00EF22CA" w:rsidRPr="00327FFD" w:rsidRDefault="00EF22CA" w:rsidP="00701491">
            <w:pPr>
              <w:spacing w:after="200" w:line="480" w:lineRule="auto"/>
            </w:pPr>
            <w:r w:rsidRPr="00327FFD">
              <w:t> </w:t>
            </w:r>
          </w:p>
        </w:tc>
        <w:tc>
          <w:tcPr>
            <w:tcW w:w="696" w:type="dxa"/>
            <w:noWrap/>
            <w:hideMark/>
          </w:tcPr>
          <w:p w14:paraId="1CBFB7D5" w14:textId="77777777" w:rsidR="00EF22CA" w:rsidRPr="00327FFD" w:rsidRDefault="00EF22CA" w:rsidP="00701491">
            <w:pPr>
              <w:spacing w:after="200" w:line="480" w:lineRule="auto"/>
            </w:pPr>
            <w:r w:rsidRPr="00327FFD">
              <w:t> </w:t>
            </w:r>
          </w:p>
        </w:tc>
        <w:tc>
          <w:tcPr>
            <w:tcW w:w="736" w:type="dxa"/>
            <w:noWrap/>
            <w:hideMark/>
          </w:tcPr>
          <w:p w14:paraId="01FC1E48" w14:textId="77777777" w:rsidR="00EF22CA" w:rsidRPr="00327FFD" w:rsidRDefault="00EF22CA" w:rsidP="00701491">
            <w:pPr>
              <w:spacing w:after="200" w:line="480" w:lineRule="auto"/>
            </w:pPr>
            <w:r w:rsidRPr="00327FFD">
              <w:t> </w:t>
            </w:r>
          </w:p>
        </w:tc>
        <w:tc>
          <w:tcPr>
            <w:tcW w:w="696" w:type="dxa"/>
            <w:noWrap/>
            <w:hideMark/>
          </w:tcPr>
          <w:p w14:paraId="4022509A" w14:textId="77777777" w:rsidR="00EF22CA" w:rsidRPr="00327FFD" w:rsidRDefault="00EF22CA" w:rsidP="00701491">
            <w:pPr>
              <w:spacing w:after="200" w:line="480" w:lineRule="auto"/>
            </w:pPr>
            <w:r w:rsidRPr="00327FFD">
              <w:t> </w:t>
            </w:r>
          </w:p>
        </w:tc>
        <w:tc>
          <w:tcPr>
            <w:tcW w:w="657" w:type="dxa"/>
            <w:noWrap/>
            <w:hideMark/>
          </w:tcPr>
          <w:p w14:paraId="7F7AF0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2A6467D8"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68F0A2B5"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729EE067" w14:textId="77777777" w:rsidR="00EF22CA" w:rsidRPr="00327FFD" w:rsidRDefault="00EF22CA" w:rsidP="00701491">
            <w:pPr>
              <w:spacing w:after="200" w:line="480" w:lineRule="auto"/>
            </w:pPr>
            <w:r w:rsidRPr="00327FFD">
              <w:t> </w:t>
            </w:r>
          </w:p>
        </w:tc>
        <w:tc>
          <w:tcPr>
            <w:tcW w:w="818" w:type="dxa"/>
            <w:shd w:val="clear" w:color="auto" w:fill="000000" w:themeFill="text1"/>
          </w:tcPr>
          <w:p w14:paraId="7C8DF6C0" w14:textId="77777777" w:rsidR="00EF22CA" w:rsidRPr="00327FFD" w:rsidRDefault="00EF22CA" w:rsidP="00701491">
            <w:pPr>
              <w:spacing w:after="200" w:line="480" w:lineRule="auto"/>
              <w:rPr>
                <w:ins w:id="1187" w:author="Clifford Wilson Beta" w:date="2018-02-06T15:39:00Z"/>
              </w:rPr>
            </w:pPr>
          </w:p>
        </w:tc>
      </w:tr>
      <w:tr w:rsidR="00EF22CA" w:rsidRPr="00327FFD" w14:paraId="594293DC" w14:textId="6D402406" w:rsidTr="004803EA">
        <w:trPr>
          <w:trHeight w:val="600"/>
        </w:trPr>
        <w:tc>
          <w:tcPr>
            <w:tcW w:w="3006" w:type="dxa"/>
            <w:hideMark/>
          </w:tcPr>
          <w:p w14:paraId="1630A299" w14:textId="77777777" w:rsidR="00EF22CA" w:rsidRPr="00327FFD" w:rsidRDefault="00EF22CA" w:rsidP="00701491">
            <w:pPr>
              <w:spacing w:after="200" w:line="480" w:lineRule="auto"/>
            </w:pPr>
            <w:r>
              <w:t>FINAL PROJECT WRITEUP</w:t>
            </w:r>
          </w:p>
        </w:tc>
        <w:tc>
          <w:tcPr>
            <w:tcW w:w="777" w:type="dxa"/>
            <w:noWrap/>
            <w:hideMark/>
          </w:tcPr>
          <w:p w14:paraId="62DA901C" w14:textId="77777777" w:rsidR="00EF22CA" w:rsidRPr="00327FFD" w:rsidRDefault="00EF22CA" w:rsidP="00701491">
            <w:pPr>
              <w:spacing w:after="200" w:line="480" w:lineRule="auto"/>
            </w:pPr>
            <w:r w:rsidRPr="00327FFD">
              <w:t> </w:t>
            </w:r>
          </w:p>
        </w:tc>
        <w:tc>
          <w:tcPr>
            <w:tcW w:w="696" w:type="dxa"/>
            <w:noWrap/>
            <w:hideMark/>
          </w:tcPr>
          <w:p w14:paraId="75D77BC7" w14:textId="77777777" w:rsidR="00EF22CA" w:rsidRPr="00327FFD" w:rsidRDefault="00EF22CA" w:rsidP="00701491">
            <w:pPr>
              <w:spacing w:after="200" w:line="480" w:lineRule="auto"/>
            </w:pPr>
            <w:r w:rsidRPr="00327FFD">
              <w:t> </w:t>
            </w:r>
          </w:p>
        </w:tc>
        <w:tc>
          <w:tcPr>
            <w:tcW w:w="736" w:type="dxa"/>
            <w:noWrap/>
            <w:hideMark/>
          </w:tcPr>
          <w:p w14:paraId="66B479ED" w14:textId="77777777" w:rsidR="00EF22CA" w:rsidRPr="00327FFD" w:rsidRDefault="00EF22CA" w:rsidP="00701491">
            <w:pPr>
              <w:spacing w:after="200" w:line="480" w:lineRule="auto"/>
            </w:pPr>
            <w:r w:rsidRPr="00327FFD">
              <w:t> </w:t>
            </w:r>
          </w:p>
        </w:tc>
        <w:tc>
          <w:tcPr>
            <w:tcW w:w="696" w:type="dxa"/>
            <w:noWrap/>
            <w:hideMark/>
          </w:tcPr>
          <w:p w14:paraId="34B66405" w14:textId="77777777" w:rsidR="00EF22CA" w:rsidRPr="00327FFD" w:rsidRDefault="00EF22CA" w:rsidP="00701491">
            <w:pPr>
              <w:spacing w:after="200" w:line="480" w:lineRule="auto"/>
            </w:pPr>
            <w:r w:rsidRPr="00327FFD">
              <w:t> </w:t>
            </w:r>
          </w:p>
        </w:tc>
        <w:tc>
          <w:tcPr>
            <w:tcW w:w="657" w:type="dxa"/>
            <w:shd w:val="clear" w:color="auto" w:fill="000000" w:themeFill="text1"/>
            <w:noWrap/>
            <w:hideMark/>
          </w:tcPr>
          <w:p w14:paraId="5427F55F"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1BFD2A63" w14:textId="77777777" w:rsidR="00EF22CA" w:rsidRPr="00327FFD" w:rsidRDefault="00EF22CA" w:rsidP="00701491">
            <w:pPr>
              <w:spacing w:after="200" w:line="480" w:lineRule="auto"/>
            </w:pPr>
            <w:r w:rsidRPr="00327FFD">
              <w:t> </w:t>
            </w:r>
          </w:p>
        </w:tc>
        <w:tc>
          <w:tcPr>
            <w:tcW w:w="736" w:type="dxa"/>
            <w:shd w:val="clear" w:color="auto" w:fill="000000" w:themeFill="text1"/>
            <w:noWrap/>
            <w:hideMark/>
          </w:tcPr>
          <w:p w14:paraId="5A4FC884" w14:textId="77777777" w:rsidR="00EF22CA" w:rsidRPr="00327FFD" w:rsidRDefault="00EF22CA" w:rsidP="00701491">
            <w:pPr>
              <w:spacing w:after="200" w:line="480" w:lineRule="auto"/>
            </w:pPr>
            <w:r w:rsidRPr="00327FFD">
              <w:t> </w:t>
            </w:r>
          </w:p>
        </w:tc>
        <w:tc>
          <w:tcPr>
            <w:tcW w:w="696" w:type="dxa"/>
            <w:shd w:val="clear" w:color="auto" w:fill="000000" w:themeFill="text1"/>
            <w:noWrap/>
            <w:hideMark/>
          </w:tcPr>
          <w:p w14:paraId="41CC64C4" w14:textId="77777777" w:rsidR="00EF22CA" w:rsidRPr="00327FFD" w:rsidRDefault="00EF22CA" w:rsidP="00701491">
            <w:pPr>
              <w:spacing w:after="200" w:line="480" w:lineRule="auto"/>
            </w:pPr>
            <w:r w:rsidRPr="00327FFD">
              <w:t> </w:t>
            </w:r>
          </w:p>
        </w:tc>
        <w:tc>
          <w:tcPr>
            <w:tcW w:w="818" w:type="dxa"/>
            <w:shd w:val="clear" w:color="auto" w:fill="000000" w:themeFill="text1"/>
          </w:tcPr>
          <w:p w14:paraId="50B2F92F" w14:textId="77777777" w:rsidR="00EF22CA" w:rsidRPr="00327FFD" w:rsidRDefault="00EF22CA" w:rsidP="00701491">
            <w:pPr>
              <w:spacing w:after="200" w:line="480" w:lineRule="auto"/>
              <w:rPr>
                <w:ins w:id="1188" w:author="Clifford Wilson Beta" w:date="2018-02-06T15:39:00Z"/>
              </w:rPr>
            </w:pPr>
          </w:p>
        </w:tc>
      </w:tr>
      <w:tr w:rsidR="00EF22CA" w:rsidRPr="00327FFD" w14:paraId="227B7F31" w14:textId="7D0E556A" w:rsidTr="004803EA">
        <w:trPr>
          <w:trHeight w:val="600"/>
        </w:trPr>
        <w:tc>
          <w:tcPr>
            <w:tcW w:w="3006" w:type="dxa"/>
            <w:hideMark/>
          </w:tcPr>
          <w:p w14:paraId="6A2F44E6" w14:textId="77777777" w:rsidR="00EF22CA" w:rsidRPr="00327FFD" w:rsidRDefault="00EF22CA" w:rsidP="00701491">
            <w:pPr>
              <w:spacing w:after="200" w:line="480" w:lineRule="auto"/>
            </w:pPr>
            <w:r w:rsidRPr="00327FFD">
              <w:t>FINAL PRESENTATION</w:t>
            </w:r>
          </w:p>
        </w:tc>
        <w:tc>
          <w:tcPr>
            <w:tcW w:w="777" w:type="dxa"/>
            <w:noWrap/>
            <w:hideMark/>
          </w:tcPr>
          <w:p w14:paraId="32730D90" w14:textId="77777777" w:rsidR="00EF22CA" w:rsidRPr="00327FFD" w:rsidRDefault="00EF22CA" w:rsidP="00701491">
            <w:pPr>
              <w:spacing w:after="200" w:line="480" w:lineRule="auto"/>
            </w:pPr>
            <w:r w:rsidRPr="00327FFD">
              <w:t> </w:t>
            </w:r>
          </w:p>
        </w:tc>
        <w:tc>
          <w:tcPr>
            <w:tcW w:w="696" w:type="dxa"/>
            <w:noWrap/>
            <w:hideMark/>
          </w:tcPr>
          <w:p w14:paraId="02DC1745" w14:textId="77777777" w:rsidR="00EF22CA" w:rsidRPr="00327FFD" w:rsidRDefault="00EF22CA" w:rsidP="00701491">
            <w:pPr>
              <w:spacing w:after="200" w:line="480" w:lineRule="auto"/>
            </w:pPr>
            <w:r w:rsidRPr="00327FFD">
              <w:t> </w:t>
            </w:r>
          </w:p>
        </w:tc>
        <w:tc>
          <w:tcPr>
            <w:tcW w:w="736" w:type="dxa"/>
            <w:noWrap/>
            <w:hideMark/>
          </w:tcPr>
          <w:p w14:paraId="50757042" w14:textId="77777777" w:rsidR="00EF22CA" w:rsidRPr="00327FFD" w:rsidRDefault="00EF22CA" w:rsidP="00701491">
            <w:pPr>
              <w:spacing w:after="200" w:line="480" w:lineRule="auto"/>
            </w:pPr>
            <w:r w:rsidRPr="00327FFD">
              <w:t> </w:t>
            </w:r>
          </w:p>
        </w:tc>
        <w:tc>
          <w:tcPr>
            <w:tcW w:w="696" w:type="dxa"/>
            <w:noWrap/>
            <w:hideMark/>
          </w:tcPr>
          <w:p w14:paraId="446064AD" w14:textId="77777777" w:rsidR="00EF22CA" w:rsidRPr="00327FFD" w:rsidRDefault="00EF22CA" w:rsidP="00701491">
            <w:pPr>
              <w:spacing w:after="200" w:line="480" w:lineRule="auto"/>
            </w:pPr>
            <w:r w:rsidRPr="00327FFD">
              <w:t> </w:t>
            </w:r>
          </w:p>
        </w:tc>
        <w:tc>
          <w:tcPr>
            <w:tcW w:w="657" w:type="dxa"/>
            <w:noWrap/>
            <w:hideMark/>
          </w:tcPr>
          <w:p w14:paraId="41032361" w14:textId="77777777" w:rsidR="00EF22CA" w:rsidRPr="00327FFD" w:rsidRDefault="00EF22CA" w:rsidP="00701491">
            <w:pPr>
              <w:spacing w:after="200" w:line="480" w:lineRule="auto"/>
            </w:pPr>
            <w:r w:rsidRPr="00327FFD">
              <w:t> </w:t>
            </w:r>
          </w:p>
        </w:tc>
        <w:tc>
          <w:tcPr>
            <w:tcW w:w="696" w:type="dxa"/>
            <w:noWrap/>
            <w:hideMark/>
          </w:tcPr>
          <w:p w14:paraId="3071149C" w14:textId="77777777" w:rsidR="00EF22CA" w:rsidRPr="00327FFD" w:rsidRDefault="00EF22CA" w:rsidP="00701491">
            <w:pPr>
              <w:spacing w:after="200" w:line="480" w:lineRule="auto"/>
            </w:pPr>
            <w:r w:rsidRPr="00327FFD">
              <w:t> </w:t>
            </w:r>
          </w:p>
        </w:tc>
        <w:tc>
          <w:tcPr>
            <w:tcW w:w="736" w:type="dxa"/>
            <w:noWrap/>
            <w:hideMark/>
          </w:tcPr>
          <w:p w14:paraId="7D306C60" w14:textId="77777777" w:rsidR="00EF22CA" w:rsidRPr="00327FFD" w:rsidRDefault="00EF22CA" w:rsidP="00701491">
            <w:pPr>
              <w:spacing w:after="200" w:line="480" w:lineRule="auto"/>
            </w:pPr>
            <w:r w:rsidRPr="00327FFD">
              <w:t> </w:t>
            </w:r>
          </w:p>
        </w:tc>
        <w:tc>
          <w:tcPr>
            <w:tcW w:w="696" w:type="dxa"/>
            <w:shd w:val="clear" w:color="auto" w:fill="FFFFFF" w:themeFill="background1"/>
            <w:noWrap/>
            <w:hideMark/>
          </w:tcPr>
          <w:p w14:paraId="45BA988F" w14:textId="77777777" w:rsidR="00EF22CA" w:rsidRPr="00327FFD" w:rsidRDefault="00EF22CA" w:rsidP="00701491">
            <w:pPr>
              <w:spacing w:after="200" w:line="480" w:lineRule="auto"/>
            </w:pPr>
            <w:r w:rsidRPr="00327FFD">
              <w:t> </w:t>
            </w:r>
          </w:p>
        </w:tc>
        <w:tc>
          <w:tcPr>
            <w:tcW w:w="818" w:type="dxa"/>
            <w:shd w:val="clear" w:color="auto" w:fill="000000" w:themeFill="text1"/>
          </w:tcPr>
          <w:p w14:paraId="29EFBF71" w14:textId="77777777" w:rsidR="00EF22CA" w:rsidRPr="00327FFD" w:rsidRDefault="00EF22CA" w:rsidP="00701491">
            <w:pPr>
              <w:spacing w:after="200" w:line="480" w:lineRule="auto"/>
              <w:rPr>
                <w:ins w:id="1189" w:author="Clifford Wilson Beta" w:date="2018-02-06T15:39:00Z"/>
              </w:rPr>
            </w:pPr>
          </w:p>
        </w:tc>
      </w:tr>
    </w:tbl>
    <w:p w14:paraId="76CB3B16" w14:textId="77777777" w:rsidR="00E232CA" w:rsidRPr="007032FF" w:rsidRDefault="00E232CA" w:rsidP="00E232CA">
      <w:pPr>
        <w:rPr>
          <w:color w:val="000000" w:themeColor="text1"/>
          <w:lang w:bidi="en-US"/>
        </w:rPr>
      </w:pPr>
    </w:p>
    <w:sdt>
      <w:sdtPr>
        <w:rPr>
          <w:rFonts w:asciiTheme="minorHAnsi" w:eastAsiaTheme="minorEastAsia" w:hAnsiTheme="minorHAnsi" w:cstheme="minorBidi"/>
          <w:b w:val="0"/>
          <w:bCs w:val="0"/>
          <w:color w:val="000000" w:themeColor="text1"/>
          <w:sz w:val="22"/>
          <w:szCs w:val="22"/>
          <w:lang w:bidi="ar-SA"/>
        </w:rPr>
        <w:id w:val="424622"/>
        <w:docPartObj>
          <w:docPartGallery w:val="Bibliographies"/>
          <w:docPartUnique/>
        </w:docPartObj>
      </w:sdtPr>
      <w:sdtEndPr>
        <w:rPr>
          <w:rFonts w:ascii="Times New Roman" w:hAnsi="Times New Roman" w:cs="Times New Roman"/>
          <w:color w:val="auto"/>
          <w:sz w:val="24"/>
          <w:szCs w:val="24"/>
        </w:rPr>
      </w:sdtEndPr>
      <w:sdtContent>
        <w:bookmarkStart w:id="1190" w:name="_Toc392095818" w:displacedByCustomXml="prev"/>
        <w:p w14:paraId="6DA6B559" w14:textId="77777777" w:rsidR="00A92B8C" w:rsidRPr="007032FF" w:rsidRDefault="00980881" w:rsidP="00F93562">
          <w:pPr>
            <w:pStyle w:val="Heading1"/>
            <w:numPr>
              <w:ilvl w:val="0"/>
              <w:numId w:val="0"/>
            </w:numPr>
            <w:ind w:left="360" w:hanging="360"/>
            <w:jc w:val="left"/>
            <w:rPr>
              <w:color w:val="000000" w:themeColor="text1"/>
            </w:rPr>
          </w:pPr>
          <w:r w:rsidRPr="007032FF">
            <w:rPr>
              <w:color w:val="000000" w:themeColor="text1"/>
            </w:rPr>
            <w:t>REFERENCES</w:t>
          </w:r>
          <w:bookmarkEnd w:id="1190"/>
        </w:p>
        <w:p w14:paraId="57381361" w14:textId="5FB59E15" w:rsidR="00F55C38" w:rsidRDefault="00A10C9D" w:rsidP="00F55C38">
          <w:pPr>
            <w:pStyle w:val="Bibliography"/>
            <w:ind w:left="720" w:hanging="720"/>
            <w:rPr>
              <w:ins w:id="1191" w:author="clifford beta" w:date="2018-01-08T15:16:00Z"/>
              <w:noProof/>
            </w:rPr>
          </w:pPr>
          <w:r w:rsidRPr="007032FF">
            <w:fldChar w:fldCharType="begin"/>
          </w:r>
          <w:r w:rsidR="00A92B8C" w:rsidRPr="007032FF">
            <w:instrText xml:space="preserve"> BIBLIOGRAPHY </w:instrText>
          </w:r>
          <w:r w:rsidRPr="007032FF">
            <w:fldChar w:fldCharType="separate"/>
          </w:r>
          <w:r w:rsidR="00F55C38">
            <w:rPr>
              <w:noProof/>
            </w:rPr>
            <w:t xml:space="preserve"> N. L. et al (2014). </w:t>
          </w:r>
          <w:r w:rsidR="00F55C38">
            <w:rPr>
              <w:i/>
              <w:iCs/>
              <w:noProof/>
            </w:rPr>
            <w:t>“Connected Vehicles: Solutions and Challenges</w:t>
          </w:r>
          <w:r w:rsidR="00F55C38">
            <w:rPr>
              <w:noProof/>
            </w:rPr>
            <w:t xml:space="preserve"> (Vol. 1). IEEE Internet Things Journal.</w:t>
          </w:r>
        </w:p>
        <w:p w14:paraId="10990213" w14:textId="24034C4D" w:rsidR="00334DAB" w:rsidRPr="00334DAB" w:rsidRDefault="00334DAB">
          <w:pPr>
            <w:rPr>
              <w:rPrChange w:id="1192" w:author="clifford beta" w:date="2018-01-08T15:16:00Z">
                <w:rPr>
                  <w:noProof/>
                </w:rPr>
              </w:rPrChange>
            </w:rPr>
            <w:pPrChange w:id="1193" w:author="clifford beta" w:date="2018-01-08T15:16:00Z">
              <w:pPr>
                <w:pStyle w:val="Bibliography"/>
                <w:ind w:left="720" w:hanging="720"/>
              </w:pPr>
            </w:pPrChange>
          </w:pPr>
          <w:ins w:id="1194" w:author="clifford beta" w:date="2018-01-08T15:16:00Z">
            <w:r w:rsidRPr="00334DAB">
              <w:t>Mikluščák, T., Gregor, M., &amp; Janota, A. (2012). Using Neural Networks for Route and Destination Prediction in Intelligent Transport Systems. Communications in Computer and Information Science, 380–387. https://doi.org/10.1007/978-3-642-34050-5_43</w:t>
            </w:r>
          </w:ins>
        </w:p>
        <w:p w14:paraId="483F373A" w14:textId="002A4F23" w:rsidR="00B42AA2" w:rsidRPr="00E76A62" w:rsidRDefault="00A10C9D" w:rsidP="00F55C38">
          <w:pPr>
            <w:rPr>
              <w:ins w:id="1195" w:author="clifford beta" w:date="2018-01-08T15:30:00Z"/>
              <w:rFonts w:eastAsia="Times New Roman"/>
              <w:rPrChange w:id="1196" w:author="clifford beta" w:date="2018-01-08T15:30:00Z">
                <w:rPr>
                  <w:ins w:id="1197" w:author="clifford beta" w:date="2018-01-08T15:30:00Z"/>
                </w:rPr>
              </w:rPrChange>
            </w:rPr>
          </w:pPr>
          <w:r w:rsidRPr="007032FF">
            <w:fldChar w:fldCharType="end"/>
          </w:r>
          <w:ins w:id="1198" w:author="clifford beta" w:date="2018-01-08T15:22:00Z">
            <w:r w:rsidR="00372DF4" w:rsidRPr="00372DF4">
              <w:rPr>
                <w:rStyle w:val="a"/>
                <w:rFonts w:ascii="Georgia" w:eastAsia="Times New Roman" w:hAnsi="Georgia"/>
                <w:color w:val="000000"/>
                <w:sz w:val="153"/>
                <w:szCs w:val="153"/>
                <w:bdr w:val="none" w:sz="0" w:space="0" w:color="auto" w:frame="1"/>
                <w:shd w:val="clear" w:color="auto" w:fill="F1F1F1"/>
              </w:rPr>
              <w:t xml:space="preserve"> </w:t>
            </w:r>
            <w:proofErr w:type="spellStart"/>
            <w:r w:rsidR="00372DF4" w:rsidRPr="00372DF4">
              <w:rPr>
                <w:rFonts w:eastAsia="Times New Roman"/>
                <w:color w:val="000000"/>
                <w:bdr w:val="none" w:sz="0" w:space="0" w:color="auto" w:frame="1"/>
                <w:shd w:val="clear" w:color="auto" w:fill="F1F1F1"/>
                <w:rPrChange w:id="1199" w:author="clifford beta" w:date="2018-01-08T15:22:00Z">
                  <w:rPr>
                    <w:rFonts w:ascii="Georgia" w:eastAsia="Times New Roman" w:hAnsi="Georgia"/>
                    <w:color w:val="000000"/>
                    <w:sz w:val="153"/>
                    <w:szCs w:val="153"/>
                    <w:bdr w:val="none" w:sz="0" w:space="0" w:color="auto" w:frame="1"/>
                    <w:shd w:val="clear" w:color="auto" w:fill="F1F1F1"/>
                  </w:rPr>
                </w:rPrChange>
              </w:rPr>
              <w:t>Ziebart</w:t>
            </w:r>
            <w:proofErr w:type="spellEnd"/>
            <w:r w:rsidR="00372DF4" w:rsidRPr="00372DF4">
              <w:rPr>
                <w:rFonts w:eastAsia="Times New Roman"/>
                <w:color w:val="000000"/>
                <w:bdr w:val="none" w:sz="0" w:space="0" w:color="auto" w:frame="1"/>
                <w:shd w:val="clear" w:color="auto" w:fill="F1F1F1"/>
                <w:rPrChange w:id="1200" w:author="clifford beta" w:date="2018-01-08T15:22:00Z">
                  <w:rPr>
                    <w:rFonts w:ascii="Georgia" w:eastAsia="Times New Roman" w:hAnsi="Georgia"/>
                    <w:color w:val="000000"/>
                    <w:sz w:val="153"/>
                    <w:szCs w:val="153"/>
                    <w:bdr w:val="none" w:sz="0" w:space="0" w:color="auto" w:frame="1"/>
                    <w:shd w:val="clear" w:color="auto" w:fill="F1F1F1"/>
                  </w:rPr>
                </w:rPrChange>
              </w:rPr>
              <w:t xml:space="preserve">, B.D., Maas, A.L., </w:t>
            </w:r>
            <w:proofErr w:type="spellStart"/>
            <w:r w:rsidR="00372DF4" w:rsidRPr="00372DF4">
              <w:rPr>
                <w:rFonts w:eastAsia="Times New Roman"/>
                <w:color w:val="000000"/>
                <w:bdr w:val="none" w:sz="0" w:space="0" w:color="auto" w:frame="1"/>
                <w:shd w:val="clear" w:color="auto" w:fill="F1F1F1"/>
                <w:rPrChange w:id="1201" w:author="clifford beta" w:date="2018-01-08T15:22:00Z">
                  <w:rPr>
                    <w:rFonts w:ascii="Georgia" w:eastAsia="Times New Roman" w:hAnsi="Georgia"/>
                    <w:color w:val="000000"/>
                    <w:sz w:val="153"/>
                    <w:szCs w:val="153"/>
                    <w:bdr w:val="none" w:sz="0" w:space="0" w:color="auto" w:frame="1"/>
                    <w:shd w:val="clear" w:color="auto" w:fill="F1F1F1"/>
                  </w:rPr>
                </w:rPrChange>
              </w:rPr>
              <w:t>Dey</w:t>
            </w:r>
            <w:proofErr w:type="spellEnd"/>
            <w:r w:rsidR="00372DF4" w:rsidRPr="00372DF4">
              <w:rPr>
                <w:rFonts w:eastAsia="Times New Roman"/>
                <w:color w:val="000000"/>
                <w:bdr w:val="none" w:sz="0" w:space="0" w:color="auto" w:frame="1"/>
                <w:shd w:val="clear" w:color="auto" w:fill="F1F1F1"/>
                <w:rPrChange w:id="1202" w:author="clifford beta" w:date="2018-01-08T15:22:00Z">
                  <w:rPr>
                    <w:rFonts w:ascii="Georgia" w:eastAsia="Times New Roman" w:hAnsi="Georgia"/>
                    <w:color w:val="000000"/>
                    <w:sz w:val="153"/>
                    <w:szCs w:val="153"/>
                    <w:bdr w:val="none" w:sz="0" w:space="0" w:color="auto" w:frame="1"/>
                    <w:shd w:val="clear" w:color="auto" w:fill="F1F1F1"/>
                  </w:rPr>
                </w:rPrChange>
              </w:rPr>
              <w:t xml:space="preserve">, A.K., </w:t>
            </w:r>
            <w:proofErr w:type="spellStart"/>
            <w:r w:rsidR="00372DF4" w:rsidRPr="00372DF4">
              <w:rPr>
                <w:rFonts w:eastAsia="Times New Roman"/>
                <w:color w:val="000000"/>
                <w:bdr w:val="none" w:sz="0" w:space="0" w:color="auto" w:frame="1"/>
                <w:shd w:val="clear" w:color="auto" w:fill="F1F1F1"/>
                <w:rPrChange w:id="1203" w:author="clifford beta" w:date="2018-01-08T15:22:00Z">
                  <w:rPr>
                    <w:rFonts w:ascii="Georgia" w:eastAsia="Times New Roman" w:hAnsi="Georgia"/>
                    <w:color w:val="000000"/>
                    <w:sz w:val="153"/>
                    <w:szCs w:val="153"/>
                    <w:bdr w:val="none" w:sz="0" w:space="0" w:color="auto" w:frame="1"/>
                    <w:shd w:val="clear" w:color="auto" w:fill="F1F1F1"/>
                  </w:rPr>
                </w:rPrChange>
              </w:rPr>
              <w:t>Bagnell</w:t>
            </w:r>
            <w:proofErr w:type="spellEnd"/>
            <w:r w:rsidR="00372DF4" w:rsidRPr="00372DF4">
              <w:rPr>
                <w:rFonts w:eastAsia="Times New Roman"/>
                <w:color w:val="000000"/>
                <w:bdr w:val="none" w:sz="0" w:space="0" w:color="auto" w:frame="1"/>
                <w:shd w:val="clear" w:color="auto" w:fill="F1F1F1"/>
                <w:rPrChange w:id="1204" w:author="clifford beta" w:date="2018-01-08T15:22:00Z">
                  <w:rPr>
                    <w:rFonts w:ascii="Georgia" w:eastAsia="Times New Roman" w:hAnsi="Georgia"/>
                    <w:color w:val="000000"/>
                    <w:sz w:val="153"/>
                    <w:szCs w:val="153"/>
                    <w:bdr w:val="none" w:sz="0" w:space="0" w:color="auto" w:frame="1"/>
                    <w:shd w:val="clear" w:color="auto" w:fill="F1F1F1"/>
                  </w:rPr>
                </w:rPrChange>
              </w:rPr>
              <w:t xml:space="preserve">, </w:t>
            </w:r>
            <w:proofErr w:type="gramStart"/>
            <w:r w:rsidR="00372DF4" w:rsidRPr="00372DF4">
              <w:rPr>
                <w:rFonts w:eastAsia="Times New Roman"/>
                <w:color w:val="000000"/>
                <w:bdr w:val="none" w:sz="0" w:space="0" w:color="auto" w:frame="1"/>
                <w:shd w:val="clear" w:color="auto" w:fill="F1F1F1"/>
                <w:rPrChange w:id="1205" w:author="clifford beta" w:date="2018-01-08T15:22:00Z">
                  <w:rPr>
                    <w:rFonts w:ascii="Georgia" w:eastAsia="Times New Roman" w:hAnsi="Georgia"/>
                    <w:color w:val="000000"/>
                    <w:sz w:val="153"/>
                    <w:szCs w:val="153"/>
                    <w:bdr w:val="none" w:sz="0" w:space="0" w:color="auto" w:frame="1"/>
                    <w:shd w:val="clear" w:color="auto" w:fill="F1F1F1"/>
                  </w:rPr>
                </w:rPrChange>
              </w:rPr>
              <w:t>J.A</w:t>
            </w:r>
            <w:proofErr w:type="gramEnd"/>
            <w:r w:rsidR="00372DF4" w:rsidRPr="00372DF4">
              <w:rPr>
                <w:rFonts w:eastAsia="Times New Roman"/>
                <w:color w:val="000000"/>
                <w:bdr w:val="none" w:sz="0" w:space="0" w:color="auto" w:frame="1"/>
                <w:shd w:val="clear" w:color="auto" w:fill="F1F1F1"/>
                <w:rPrChange w:id="1206" w:author="clifford beta" w:date="2018-01-08T15:22:00Z">
                  <w:rPr>
                    <w:rFonts w:ascii="Georgia" w:eastAsia="Times New Roman" w:hAnsi="Georgia"/>
                    <w:color w:val="000000"/>
                    <w:sz w:val="153"/>
                    <w:szCs w:val="153"/>
                    <w:bdr w:val="none" w:sz="0" w:space="0" w:color="auto" w:frame="1"/>
                    <w:shd w:val="clear" w:color="auto" w:fill="F1F1F1"/>
                  </w:rPr>
                </w:rPrChange>
              </w:rPr>
              <w:t xml:space="preserve">.: Navigate Like a Cabbie: </w:t>
            </w:r>
            <w:proofErr w:type="spellStart"/>
            <w:r w:rsidR="00372DF4" w:rsidRPr="00372DF4">
              <w:rPr>
                <w:rFonts w:eastAsia="Times New Roman"/>
                <w:color w:val="000000"/>
                <w:bdr w:val="none" w:sz="0" w:space="0" w:color="auto" w:frame="1"/>
                <w:shd w:val="clear" w:color="auto" w:fill="F1F1F1"/>
                <w:rPrChange w:id="1207" w:author="clifford beta" w:date="2018-01-08T15:22:00Z">
                  <w:rPr>
                    <w:rFonts w:ascii="Georgia" w:eastAsia="Times New Roman" w:hAnsi="Georgia"/>
                    <w:color w:val="000000"/>
                    <w:sz w:val="153"/>
                    <w:szCs w:val="153"/>
                    <w:bdr w:val="none" w:sz="0" w:space="0" w:color="auto" w:frame="1"/>
                    <w:shd w:val="clear" w:color="auto" w:fill="F1F1F1"/>
                  </w:rPr>
                </w:rPrChange>
              </w:rPr>
              <w:t>ProbabilisticReasoning</w:t>
            </w:r>
            <w:proofErr w:type="spellEnd"/>
            <w:r w:rsidR="00372DF4" w:rsidRPr="00372DF4">
              <w:rPr>
                <w:rFonts w:eastAsia="Times New Roman"/>
                <w:color w:val="000000"/>
                <w:bdr w:val="none" w:sz="0" w:space="0" w:color="auto" w:frame="1"/>
                <w:shd w:val="clear" w:color="auto" w:fill="F1F1F1"/>
                <w:rPrChange w:id="1208" w:author="clifford beta" w:date="2018-01-08T15:22:00Z">
                  <w:rPr>
                    <w:rFonts w:ascii="Georgia" w:eastAsia="Times New Roman" w:hAnsi="Georgia"/>
                    <w:color w:val="000000"/>
                    <w:sz w:val="153"/>
                    <w:szCs w:val="153"/>
                    <w:bdr w:val="none" w:sz="0" w:space="0" w:color="auto" w:frame="1"/>
                    <w:shd w:val="clear" w:color="auto" w:fill="F1F1F1"/>
                  </w:rPr>
                </w:rPrChange>
              </w:rPr>
              <w:t xml:space="preserve"> from Observed Context-Aware Behavior. In: </w:t>
            </w:r>
            <w:proofErr w:type="spellStart"/>
            <w:r w:rsidR="00372DF4" w:rsidRPr="00372DF4">
              <w:rPr>
                <w:rFonts w:eastAsia="Times New Roman"/>
                <w:color w:val="000000"/>
                <w:bdr w:val="none" w:sz="0" w:space="0" w:color="auto" w:frame="1"/>
                <w:shd w:val="clear" w:color="auto" w:fill="F1F1F1"/>
                <w:rPrChange w:id="1209" w:author="clifford beta" w:date="2018-01-08T15:22:00Z">
                  <w:rPr>
                    <w:rFonts w:ascii="Georgia" w:eastAsia="Times New Roman" w:hAnsi="Georgia"/>
                    <w:color w:val="000000"/>
                    <w:sz w:val="153"/>
                    <w:szCs w:val="153"/>
                    <w:bdr w:val="none" w:sz="0" w:space="0" w:color="auto" w:frame="1"/>
                    <w:shd w:val="clear" w:color="auto" w:fill="F1F1F1"/>
                  </w:rPr>
                </w:rPrChange>
              </w:rPr>
              <w:t>UbiComp</w:t>
            </w:r>
            <w:proofErr w:type="spellEnd"/>
            <w:r w:rsidR="00372DF4" w:rsidRPr="00372DF4">
              <w:rPr>
                <w:rFonts w:eastAsia="Times New Roman"/>
                <w:color w:val="000000"/>
                <w:bdr w:val="none" w:sz="0" w:space="0" w:color="auto" w:frame="1"/>
                <w:shd w:val="clear" w:color="auto" w:fill="F1F1F1"/>
                <w:rPrChange w:id="1210" w:author="clifford beta" w:date="2018-01-08T15:22:00Z">
                  <w:rPr>
                    <w:rFonts w:ascii="Georgia" w:eastAsia="Times New Roman" w:hAnsi="Georgia"/>
                    <w:color w:val="000000"/>
                    <w:sz w:val="153"/>
                    <w:szCs w:val="153"/>
                    <w:bdr w:val="none" w:sz="0" w:space="0" w:color="auto" w:frame="1"/>
                    <w:shd w:val="clear" w:color="auto" w:fill="F1F1F1"/>
                  </w:rPr>
                </w:rPrChange>
              </w:rPr>
              <w:t xml:space="preserve"> 2008 Proceedings </w:t>
            </w:r>
            <w:proofErr w:type="spellStart"/>
            <w:r w:rsidR="00372DF4" w:rsidRPr="00372DF4">
              <w:rPr>
                <w:rFonts w:eastAsia="Times New Roman"/>
                <w:color w:val="000000"/>
                <w:bdr w:val="none" w:sz="0" w:space="0" w:color="auto" w:frame="1"/>
                <w:shd w:val="clear" w:color="auto" w:fill="F1F1F1"/>
                <w:rPrChange w:id="1211" w:author="clifford beta" w:date="2018-01-08T15:22:00Z">
                  <w:rPr>
                    <w:rFonts w:ascii="Georgia" w:eastAsia="Times New Roman" w:hAnsi="Georgia"/>
                    <w:color w:val="000000"/>
                    <w:sz w:val="153"/>
                    <w:szCs w:val="153"/>
                    <w:bdr w:val="none" w:sz="0" w:space="0" w:color="auto" w:frame="1"/>
                    <w:shd w:val="clear" w:color="auto" w:fill="F1F1F1"/>
                  </w:rPr>
                </w:rPrChange>
              </w:rPr>
              <w:t>ofthe</w:t>
            </w:r>
            <w:proofErr w:type="spellEnd"/>
            <w:r w:rsidR="00372DF4" w:rsidRPr="00372DF4">
              <w:rPr>
                <w:rFonts w:eastAsia="Times New Roman"/>
                <w:color w:val="000000"/>
                <w:bdr w:val="none" w:sz="0" w:space="0" w:color="auto" w:frame="1"/>
                <w:shd w:val="clear" w:color="auto" w:fill="F1F1F1"/>
                <w:rPrChange w:id="1212" w:author="clifford beta" w:date="2018-01-08T15:22:00Z">
                  <w:rPr>
                    <w:rFonts w:ascii="Georgia" w:eastAsia="Times New Roman" w:hAnsi="Georgia"/>
                    <w:color w:val="000000"/>
                    <w:sz w:val="153"/>
                    <w:szCs w:val="153"/>
                    <w:bdr w:val="none" w:sz="0" w:space="0" w:color="auto" w:frame="1"/>
                    <w:shd w:val="clear" w:color="auto" w:fill="F1F1F1"/>
                  </w:rPr>
                </w:rPrChange>
              </w:rPr>
              <w:t xml:space="preserve"> 10th International Conference on Ubiquitous Computing, pp. 322–331 (2008)</w:t>
            </w:r>
          </w:ins>
        </w:p>
        <w:p w14:paraId="22DDB8C4" w14:textId="77777777" w:rsidR="00B42AA2" w:rsidRDefault="00B42AA2">
          <w:pPr>
            <w:spacing w:line="480" w:lineRule="auto"/>
            <w:rPr>
              <w:rFonts w:eastAsia="Times New Roman"/>
              <w:color w:val="000000" w:themeColor="text1"/>
              <w:rPrChange w:id="1213" w:author="Guest User" w:date="2018-02-06T13:51:00Z">
                <w:rPr>
                  <w:rFonts w:eastAsia="Times New Roman"/>
                  <w:color w:val="000000"/>
                  <w:bdr w:val="none" w:sz="0" w:space="0" w:color="auto" w:frame="1"/>
                  <w:shd w:val="clear" w:color="auto" w:fill="F1F1F1"/>
                </w:rPr>
              </w:rPrChange>
            </w:rPr>
            <w:pPrChange w:id="1214" w:author="clifford beta" w:date="2018-01-08T15:30:00Z">
              <w:pPr/>
            </w:pPrChange>
          </w:pPr>
          <w:ins w:id="1215" w:author="clifford beta" w:date="2018-01-08T15:30:00Z">
            <w:r w:rsidRPr="00B42AA2">
              <w:rPr>
                <w:rFonts w:eastAsia="Times New Roman"/>
                <w:color w:val="000000"/>
                <w:bdr w:val="none" w:sz="0" w:space="0" w:color="auto" w:frame="1"/>
                <w:shd w:val="clear" w:color="auto" w:fill="F1F1F1"/>
                <w:rPrChange w:id="1216" w:author="clifford beta" w:date="2018-01-08T15:30:00Z">
                  <w:rPr>
                    <w:rFonts w:ascii="Georgia" w:eastAsia="Times New Roman" w:hAnsi="Georgia"/>
                    <w:color w:val="000000"/>
                    <w:sz w:val="153"/>
                    <w:szCs w:val="153"/>
                    <w:bdr w:val="none" w:sz="0" w:space="0" w:color="auto" w:frame="1"/>
                    <w:shd w:val="clear" w:color="auto" w:fill="F1F1F1"/>
                  </w:rPr>
                </w:rPrChange>
              </w:rPr>
              <w:t>Wong, W.K., Xia, M., Chu, W.C.: Adaptive neural network model for time-</w:t>
            </w:r>
            <w:proofErr w:type="spellStart"/>
            <w:r w:rsidRPr="00B42AA2">
              <w:rPr>
                <w:rFonts w:eastAsia="Times New Roman"/>
                <w:color w:val="000000"/>
                <w:bdr w:val="none" w:sz="0" w:space="0" w:color="auto" w:frame="1"/>
                <w:shd w:val="clear" w:color="auto" w:fill="F1F1F1"/>
                <w:rPrChange w:id="1217" w:author="clifford beta" w:date="2018-01-08T15:30:00Z">
                  <w:rPr>
                    <w:rFonts w:ascii="Georgia" w:eastAsia="Times New Roman" w:hAnsi="Georgia"/>
                    <w:color w:val="000000"/>
                    <w:sz w:val="153"/>
                    <w:szCs w:val="153"/>
                    <w:bdr w:val="none" w:sz="0" w:space="0" w:color="auto" w:frame="1"/>
                    <w:shd w:val="clear" w:color="auto" w:fill="F1F1F1"/>
                  </w:rPr>
                </w:rPrChange>
              </w:rPr>
              <w:t>seriesforecasting</w:t>
            </w:r>
            <w:proofErr w:type="spellEnd"/>
            <w:r w:rsidRPr="00B42AA2">
              <w:rPr>
                <w:rFonts w:eastAsia="Times New Roman"/>
                <w:color w:val="000000"/>
                <w:bdr w:val="none" w:sz="0" w:space="0" w:color="auto" w:frame="1"/>
                <w:shd w:val="clear" w:color="auto" w:fill="F1F1F1"/>
                <w:rPrChange w:id="1218" w:author="clifford beta" w:date="2018-01-08T15:30:00Z">
                  <w:rPr>
                    <w:rFonts w:ascii="Georgia" w:eastAsia="Times New Roman" w:hAnsi="Georgia"/>
                    <w:color w:val="000000"/>
                    <w:sz w:val="153"/>
                    <w:szCs w:val="153"/>
                    <w:bdr w:val="none" w:sz="0" w:space="0" w:color="auto" w:frame="1"/>
                    <w:shd w:val="clear" w:color="auto" w:fill="F1F1F1"/>
                  </w:rPr>
                </w:rPrChange>
              </w:rPr>
              <w:t>. European Journal of Operational Research 207(2), 807–816 (2010)</w:t>
            </w:r>
          </w:ins>
        </w:p>
        <w:p w14:paraId="72C2B4E9" w14:textId="71BFE165" w:rsidR="00D379EB" w:rsidRDefault="00D379EB">
          <w:pPr>
            <w:spacing w:line="480" w:lineRule="auto"/>
            <w:rPr>
              <w:ins w:id="1219" w:author="clifford beta" w:date="2018-01-08T15:31:00Z"/>
              <w:rFonts w:eastAsia="Times New Roman"/>
              <w:color w:val="000000"/>
              <w:bdr w:val="none" w:sz="0" w:space="0" w:color="auto" w:frame="1"/>
              <w:shd w:val="clear" w:color="auto" w:fill="F1F1F1"/>
            </w:rPr>
            <w:pPrChange w:id="1220" w:author="clifford beta" w:date="2018-01-08T15:30:00Z">
              <w:pPr/>
            </w:pPrChange>
          </w:pPr>
          <w:ins w:id="1221" w:author="clifford beta" w:date="2018-02-06T11:22:00Z">
            <w:r w:rsidRPr="00D379EB">
              <w:rPr>
                <w:rFonts w:eastAsia="Times New Roman"/>
                <w:color w:val="000000"/>
                <w:bdr w:val="none" w:sz="0" w:space="0" w:color="auto" w:frame="1"/>
                <w:shd w:val="clear" w:color="auto" w:fill="F1F1F1"/>
              </w:rPr>
              <w:t>https://newsroom.intel.com/editorials/self-driving-cars-big-meaning-behind-one-number-4-terabytes/</w:t>
            </w:r>
          </w:ins>
        </w:p>
        <w:p w14:paraId="6AEC17D1" w14:textId="448756F1" w:rsidR="00945C82" w:rsidRDefault="00945C82">
          <w:pPr>
            <w:spacing w:line="480" w:lineRule="auto"/>
            <w:rPr>
              <w:ins w:id="1222" w:author="clifford beta" w:date="2018-01-08T15:32:00Z"/>
              <w:rFonts w:eastAsia="Times New Roman"/>
            </w:rPr>
            <w:pPrChange w:id="1223" w:author="clifford beta" w:date="2018-01-08T15:30:00Z">
              <w:pPr/>
            </w:pPrChange>
          </w:pPr>
        </w:p>
        <w:p w14:paraId="4F402687" w14:textId="77777777" w:rsidR="00AE3AD6" w:rsidRPr="00AE3AD6" w:rsidRDefault="00AE3AD6" w:rsidP="00AE3AD6">
          <w:pPr>
            <w:rPr>
              <w:ins w:id="1224" w:author="clifford beta" w:date="2018-01-08T15:35:00Z"/>
              <w:rFonts w:ascii="Times" w:hAnsi="Times"/>
              <w:sz w:val="14"/>
              <w:szCs w:val="14"/>
            </w:rPr>
          </w:pPr>
          <w:proofErr w:type="spellStart"/>
          <w:ins w:id="1225" w:author="clifford beta" w:date="2018-01-08T15:35:00Z">
            <w:r w:rsidRPr="00AE3AD6">
              <w:rPr>
                <w:rFonts w:ascii="Times" w:hAnsi="Times"/>
                <w:sz w:val="14"/>
                <w:szCs w:val="14"/>
              </w:rPr>
              <w:t>Krumm</w:t>
            </w:r>
            <w:proofErr w:type="spellEnd"/>
            <w:r w:rsidRPr="00AE3AD6">
              <w:rPr>
                <w:rFonts w:ascii="Times" w:hAnsi="Times"/>
                <w:sz w:val="14"/>
                <w:szCs w:val="14"/>
              </w:rPr>
              <w:t>, J. 2006. Real time destination prediction based on</w:t>
            </w:r>
          </w:ins>
        </w:p>
        <w:p w14:paraId="6B12EDF9" w14:textId="77777777" w:rsidR="00AE3AD6" w:rsidRPr="00AE3AD6" w:rsidRDefault="00AE3AD6" w:rsidP="00AE3AD6">
          <w:pPr>
            <w:rPr>
              <w:ins w:id="1226" w:author="clifford beta" w:date="2018-01-08T15:35:00Z"/>
              <w:rFonts w:ascii="Times" w:hAnsi="Times"/>
              <w:sz w:val="14"/>
              <w:szCs w:val="14"/>
            </w:rPr>
          </w:pPr>
          <w:proofErr w:type="gramStart"/>
          <w:ins w:id="1227" w:author="clifford beta" w:date="2018-01-08T15:35:00Z">
            <w:r w:rsidRPr="00AE3AD6">
              <w:rPr>
                <w:rFonts w:ascii="Times" w:hAnsi="Times"/>
                <w:sz w:val="14"/>
                <w:szCs w:val="14"/>
              </w:rPr>
              <w:t>efficient</w:t>
            </w:r>
            <w:proofErr w:type="gramEnd"/>
            <w:r w:rsidRPr="00AE3AD6">
              <w:rPr>
                <w:rFonts w:ascii="Times" w:hAnsi="Times"/>
                <w:sz w:val="14"/>
                <w:szCs w:val="14"/>
              </w:rPr>
              <w:t xml:space="preserve"> routes. No. 2006-01-0811. SAE Technical Paper,</w:t>
            </w:r>
          </w:ins>
        </w:p>
        <w:p w14:paraId="50404DA3" w14:textId="77777777" w:rsidR="00AE3AD6" w:rsidRPr="00AE3AD6" w:rsidRDefault="00AE3AD6" w:rsidP="00AE3AD6">
          <w:pPr>
            <w:rPr>
              <w:ins w:id="1228" w:author="clifford beta" w:date="2018-01-08T15:35:00Z"/>
              <w:rFonts w:ascii="Times" w:hAnsi="Times"/>
              <w:sz w:val="14"/>
              <w:szCs w:val="14"/>
            </w:rPr>
          </w:pPr>
          <w:ins w:id="1229" w:author="clifford beta" w:date="2018-01-08T15:35:00Z">
            <w:r w:rsidRPr="00AE3AD6">
              <w:rPr>
                <w:rFonts w:ascii="Times" w:hAnsi="Times"/>
                <w:sz w:val="14"/>
                <w:szCs w:val="14"/>
              </w:rPr>
              <w:t>2006.</w:t>
            </w:r>
          </w:ins>
        </w:p>
        <w:p w14:paraId="46AF0CB5" w14:textId="77777777" w:rsidR="00945C82" w:rsidRDefault="00945C82">
          <w:pPr>
            <w:spacing w:line="480" w:lineRule="auto"/>
            <w:rPr>
              <w:ins w:id="1230" w:author="clifford beta" w:date="2018-02-06T12:16:00Z"/>
              <w:rFonts w:eastAsia="Times New Roman"/>
            </w:rPr>
            <w:pPrChange w:id="1231" w:author="clifford beta" w:date="2018-01-08T15:30:00Z">
              <w:pPr/>
            </w:pPrChange>
          </w:pPr>
        </w:p>
        <w:p w14:paraId="3742389E" w14:textId="7E352401" w:rsidR="00BB78DB" w:rsidRDefault="00BB78DB">
          <w:pPr>
            <w:spacing w:line="480" w:lineRule="auto"/>
            <w:rPr>
              <w:rFonts w:eastAsia="Times New Roman"/>
            </w:rPr>
            <w:pPrChange w:id="1232" w:author="clifford beta" w:date="2018-01-08T15:30:00Z">
              <w:pPr/>
            </w:pPrChange>
          </w:pPr>
          <w:ins w:id="1233" w:author="Clifford Wilson Beta" w:date="2018-02-06T12:16:00Z">
            <w:r>
              <w:rPr>
                <w:rPrChange w:id="1234" w:author="Guest User" w:date="2018-02-06T13:51:00Z">
                  <w:rPr>
                    <w:rFonts w:eastAsia="Times New Roman"/>
                  </w:rPr>
                </w:rPrChange>
              </w:rPr>
              <w:fldChar w:fldCharType="begin"/>
            </w:r>
          </w:ins>
          <w:ins w:id="1235" w:author="clifford beta" w:date="2018-02-06T12:16:00Z">
            <w:r>
              <w:rPr>
                <w:rFonts w:eastAsia="Times New Roman"/>
              </w:rPr>
              <w:instrText xml:space="preserve"> HYPERLINK "</w:instrText>
            </w:r>
            <w:r w:rsidRPr="00BB78DB">
              <w:rPr>
                <w:rFonts w:eastAsia="Times New Roman"/>
              </w:rPr>
              <w:instrText>https://arxiv.org/pdf/1606.08365.pdf</w:instrText>
            </w:r>
            <w:r>
              <w:rPr>
                <w:rFonts w:eastAsia="Times New Roman"/>
              </w:rPr>
              <w:instrText xml:space="preserve">" </w:instrText>
            </w:r>
          </w:ins>
          <w:ins w:id="1236" w:author="Clifford Wilson Beta" w:date="2018-02-06T12:16:00Z">
            <w:r>
              <w:rPr>
                <w:rFonts w:eastAsia="Times New Roman"/>
              </w:rPr>
              <w:fldChar w:fldCharType="separate"/>
            </w:r>
          </w:ins>
          <w:ins w:id="1237" w:author="clifford beta" w:date="2018-02-06T12:16:00Z">
            <w:r w:rsidRPr="00B27C96">
              <w:rPr>
                <w:rStyle w:val="Hyperlink"/>
                <w:rFonts w:eastAsia="Times New Roman"/>
              </w:rPr>
              <w:t>https://arxiv.org/pdf/1606.08365.pdf</w:t>
            </w:r>
          </w:ins>
          <w:ins w:id="1238" w:author="Clifford Wilson Beta" w:date="2018-02-06T12:16:00Z">
            <w:r>
              <w:rPr>
                <w:rFonts w:eastAsia="Times New Roman"/>
              </w:rPr>
              <w:fldChar w:fldCharType="end"/>
            </w:r>
          </w:ins>
          <w:ins w:id="1239" w:author="clifford beta" w:date="2018-02-06T12:16:00Z">
            <w:r>
              <w:rPr>
                <w:rFonts w:eastAsia="Times New Roman"/>
              </w:rPr>
              <w:t xml:space="preserve"> DSRC</w:t>
            </w:r>
          </w:ins>
          <w:ins w:id="1240" w:author="Guest User" w:date="2018-02-06T10:36:00Z">
            <w:r w:rsidR="71280536" w:rsidRPr="71280536">
              <w:rPr>
                <w:rStyle w:val="Hyperlink"/>
                <w:rFonts w:eastAsia="Times New Roman"/>
                <w:rPrChange w:id="1241" w:author="Guest User" w:date="2018-02-06T10:36:00Z">
                  <w:rPr/>
                </w:rPrChange>
              </w:rPr>
              <w:t>https://arxiv.org/pdf/1606.08365.pdf</w:t>
            </w:r>
            <w:r w:rsidR="71280536" w:rsidRPr="71280536">
              <w:rPr>
                <w:rFonts w:eastAsia="Times New Roman"/>
                <w:rPrChange w:id="1242" w:author="Guest User" w:date="2018-02-06T10:36:00Z">
                  <w:rPr/>
                </w:rPrChange>
              </w:rPr>
              <w:t xml:space="preserve"> DSRC</w:t>
            </w:r>
          </w:ins>
          <w:ins w:id="1243" w:author="Kerry Anne" w:date="2018-02-06T12:11:00Z">
            <w:r w:rsidR="47E006DF" w:rsidRPr="47E006DF">
              <w:rPr>
                <w:rStyle w:val="Hyperlink"/>
                <w:rFonts w:eastAsia="Times New Roman"/>
                <w:rPrChange w:id="1244" w:author="Kerry Anne" w:date="2018-02-06T12:11:00Z">
                  <w:rPr/>
                </w:rPrChange>
              </w:rPr>
              <w:t>https://arxiv.org/pdf/1606.08365.pdf</w:t>
            </w:r>
            <w:r w:rsidR="47E006DF" w:rsidRPr="47E006DF">
              <w:rPr>
                <w:rFonts w:eastAsia="Times New Roman"/>
                <w:rPrChange w:id="1245" w:author="Kerry Anne" w:date="2018-02-06T12:11:00Z">
                  <w:rPr/>
                </w:rPrChange>
              </w:rPr>
              <w:t xml:space="preserve"> DSRC</w:t>
            </w:r>
            <w:r w:rsidR="47E006DF" w:rsidRPr="47E006DF">
              <w:rPr>
                <w:rStyle w:val="Hyperlink"/>
                <w:rFonts w:eastAsia="Times New Roman"/>
                <w:rPrChange w:id="1246" w:author="Kerry Anne" w:date="2018-02-06T12:11:00Z">
                  <w:rPr/>
                </w:rPrChange>
              </w:rPr>
              <w:t>https://arxiv.org/pdf/1606.08365.pdf</w:t>
            </w:r>
            <w:r w:rsidR="47E006DF" w:rsidRPr="47E006DF">
              <w:rPr>
                <w:rFonts w:eastAsia="Times New Roman"/>
                <w:rPrChange w:id="1247" w:author="Kerry Anne" w:date="2018-02-06T12:11:00Z">
                  <w:rPr/>
                </w:rPrChange>
              </w:rPr>
              <w:t xml:space="preserve"> </w:t>
            </w:r>
            <w:r w:rsidR="47E006DF" w:rsidRPr="47E006DF">
              <w:rPr>
                <w:rFonts w:eastAsia="Times New Roman"/>
                <w:rPrChange w:id="1248" w:author="Kerry Anne" w:date="2018-02-06T12:11:00Z">
                  <w:rPr/>
                </w:rPrChange>
              </w:rPr>
              <w:lastRenderedPageBreak/>
              <w:t>DSRC</w:t>
            </w:r>
            <w:r w:rsidR="3A2FAD0B" w:rsidRPr="3A2FAD0B">
              <w:rPr>
                <w:rStyle w:val="Hyperlink"/>
                <w:rFonts w:eastAsia="Times New Roman"/>
                <w:rPrChange w:id="1249" w:author="Kerry Anne" w:date="2018-02-06T12:11:00Z">
                  <w:rPr/>
                </w:rPrChange>
              </w:rPr>
              <w:t>https://arxiv.org/pdf/1606.08365.pdf</w:t>
            </w:r>
            <w:r w:rsidR="3A2FAD0B" w:rsidRPr="3A2FAD0B">
              <w:rPr>
                <w:rFonts w:eastAsia="Times New Roman"/>
                <w:rPrChange w:id="1250" w:author="Kerry Anne" w:date="2018-02-06T12:11:00Z">
                  <w:rPr/>
                </w:rPrChange>
              </w:rPr>
              <w:t xml:space="preserve"> DSRC</w:t>
            </w:r>
            <w:r w:rsidR="3A2FAD0B" w:rsidRPr="3A2FAD0B">
              <w:rPr>
                <w:rStyle w:val="Hyperlink"/>
                <w:rFonts w:eastAsia="Times New Roman"/>
                <w:rPrChange w:id="1251" w:author="Kerry Anne" w:date="2018-02-06T12:11:00Z">
                  <w:rPr/>
                </w:rPrChange>
              </w:rPr>
              <w:t>https://arxiv.org/pdf/1606.08365.pdf</w:t>
            </w:r>
            <w:r w:rsidR="3A2FAD0B" w:rsidRPr="3A2FAD0B">
              <w:rPr>
                <w:rFonts w:eastAsia="Times New Roman"/>
                <w:rPrChange w:id="1252" w:author="Kerry Anne" w:date="2018-02-06T12:11:00Z">
                  <w:rPr/>
                </w:rPrChange>
              </w:rPr>
              <w:t xml:space="preserve"> </w:t>
            </w:r>
            <w:del w:id="1253" w:author="user" w:date="2018-02-06T16:42:00Z">
              <w:r w:rsidR="3A2FAD0B" w:rsidRPr="3A2FAD0B" w:rsidDel="000E727F">
                <w:rPr>
                  <w:rFonts w:eastAsia="Times New Roman"/>
                  <w:rPrChange w:id="1254" w:author="Kerry Anne" w:date="2018-02-06T12:11:00Z">
                    <w:rPr/>
                  </w:rPrChange>
                </w:rPr>
                <w:delText>DSRC</w:delText>
              </w:r>
              <w:r w:rsidR="3A2FAD0B" w:rsidRPr="3A2FAD0B" w:rsidDel="000E727F">
                <w:rPr>
                  <w:rStyle w:val="Hyperlink"/>
                  <w:rFonts w:eastAsia="Times New Roman"/>
                  <w:rPrChange w:id="1255" w:author="Kerry Anne" w:date="2018-02-06T12:11:00Z">
                    <w:rPr/>
                  </w:rPrChange>
                </w:rPr>
                <w:delText>https://arxiv.org/pdf/1606.08365.pdf</w:delText>
              </w:r>
              <w:r w:rsidR="3A2FAD0B" w:rsidRPr="3A2FAD0B" w:rsidDel="000E727F">
                <w:rPr>
                  <w:rFonts w:eastAsia="Times New Roman"/>
                  <w:rPrChange w:id="1256" w:author="Kerry Anne" w:date="2018-02-06T12:11:00Z">
                    <w:rPr/>
                  </w:rPrChange>
                </w:rPr>
                <w:delText xml:space="preserve"> DSRC</w:delText>
              </w:r>
              <w:r w:rsidR="3A2FAD0B" w:rsidRPr="3A2FAD0B" w:rsidDel="000E727F">
                <w:rPr>
                  <w:rStyle w:val="Hyperlink"/>
                  <w:rFonts w:eastAsia="Times New Roman"/>
                  <w:rPrChange w:id="1257" w:author="Kerry Anne" w:date="2018-02-06T12:11:00Z">
                    <w:rPr/>
                  </w:rPrChange>
                </w:rPr>
                <w:delText>https://arxiv.org/pdf/1606.08365.pdf</w:delText>
              </w:r>
              <w:r w:rsidR="3A2FAD0B" w:rsidRPr="3A2FAD0B" w:rsidDel="000E727F">
                <w:rPr>
                  <w:rFonts w:eastAsia="Times New Roman"/>
                  <w:rPrChange w:id="1258" w:author="Kerry Anne" w:date="2018-02-06T12:11:00Z">
                    <w:rPr/>
                  </w:rPrChange>
                </w:rPr>
                <w:delText xml:space="preserve"> DSRC</w:delText>
              </w:r>
            </w:del>
          </w:ins>
          <w:ins w:id="1259" w:author="Kerry Anne" w:date="2018-02-06T12:51:00Z">
            <w:del w:id="1260" w:author="user" w:date="2018-02-06T16:42:00Z">
              <w:r w:rsidR="33CB9C42" w:rsidRPr="33CB9C42" w:rsidDel="000E727F">
                <w:rPr>
                  <w:rStyle w:val="Hyperlink"/>
                  <w:rFonts w:eastAsia="Times New Roman"/>
                  <w:rPrChange w:id="1261" w:author="Kerry Anne" w:date="2018-02-06T12:51:00Z">
                    <w:rPr/>
                  </w:rPrChange>
                </w:rPr>
                <w:delText>https://arxiv.org/pdf/1606.08365.pdf</w:delText>
              </w:r>
              <w:r w:rsidR="33CB9C42" w:rsidRPr="33CB9C42" w:rsidDel="000E727F">
                <w:rPr>
                  <w:rFonts w:eastAsia="Times New Roman"/>
                  <w:rPrChange w:id="1262" w:author="Kerry Anne" w:date="2018-02-06T12:51:00Z">
                    <w:rPr/>
                  </w:rPrChange>
                </w:rPr>
                <w:delText xml:space="preserve"> DSRC</w:delText>
              </w:r>
              <w:r w:rsidR="33CB9C42" w:rsidRPr="33CB9C42" w:rsidDel="000E727F">
                <w:rPr>
                  <w:rStyle w:val="Hyperlink"/>
                  <w:rFonts w:eastAsia="Times New Roman"/>
                  <w:rPrChange w:id="1263" w:author="Kerry Anne" w:date="2018-02-06T12:51:00Z">
                    <w:rPr/>
                  </w:rPrChange>
                </w:rPr>
                <w:delText>https://arxiv.org/pdf/1606.08365.pdf</w:delText>
              </w:r>
              <w:r w:rsidR="33CB9C42" w:rsidRPr="33CB9C42" w:rsidDel="000E727F">
                <w:rPr>
                  <w:rFonts w:eastAsia="Times New Roman"/>
                  <w:rPrChange w:id="1264" w:author="Kerry Anne" w:date="2018-02-06T12:51:00Z">
                    <w:rPr/>
                  </w:rPrChange>
                </w:rPr>
                <w:delText xml:space="preserve"> DSRC</w:delText>
              </w:r>
              <w:r w:rsidR="33CB9C42" w:rsidRPr="33CB9C42" w:rsidDel="000E727F">
                <w:rPr>
                  <w:rStyle w:val="Hyperlink"/>
                  <w:rFonts w:eastAsia="Times New Roman"/>
                  <w:rPrChange w:id="1265" w:author="Kerry Anne" w:date="2018-02-06T12:51:00Z">
                    <w:rPr/>
                  </w:rPrChange>
                </w:rPr>
                <w:delText>https://arxiv.org/pdf/1606.08365.pdf</w:delText>
              </w:r>
              <w:r w:rsidR="33CB9C42" w:rsidRPr="33CB9C42" w:rsidDel="000E727F">
                <w:rPr>
                  <w:rFonts w:eastAsia="Times New Roman"/>
                  <w:rPrChange w:id="1266" w:author="Kerry Anne" w:date="2018-02-06T12:51:00Z">
                    <w:rPr/>
                  </w:rPrChange>
                </w:rPr>
                <w:delText xml:space="preserve"> DSRC</w:delText>
              </w:r>
              <w:r w:rsidR="33CB9C42" w:rsidRPr="33CB9C42" w:rsidDel="000E727F">
                <w:rPr>
                  <w:rStyle w:val="Hyperlink"/>
                  <w:rFonts w:eastAsia="Times New Roman"/>
                  <w:rPrChange w:id="1267" w:author="Kerry Anne" w:date="2018-02-06T12:51:00Z">
                    <w:rPr/>
                  </w:rPrChange>
                </w:rPr>
                <w:delText>https://arxiv.org/pdf/1606.08365.pdf</w:delText>
              </w:r>
              <w:r w:rsidR="33CB9C42" w:rsidRPr="33CB9C42" w:rsidDel="000E727F">
                <w:rPr>
                  <w:rFonts w:eastAsia="Times New Roman"/>
                  <w:rPrChange w:id="1268" w:author="Kerry Anne" w:date="2018-02-06T12:51:00Z">
                    <w:rPr/>
                  </w:rPrChange>
                </w:rPr>
                <w:delText xml:space="preserve"> DSRC</w:delText>
              </w:r>
              <w:r w:rsidR="33CB9C42" w:rsidRPr="33CB9C42" w:rsidDel="000E727F">
                <w:rPr>
                  <w:rStyle w:val="Hyperlink"/>
                  <w:rFonts w:eastAsia="Times New Roman"/>
                  <w:rPrChange w:id="1269" w:author="Kerry Anne" w:date="2018-02-06T12:51:00Z">
                    <w:rPr/>
                  </w:rPrChange>
                </w:rPr>
                <w:delText>https://arxiv.org/pdf/1606.08365.pdf</w:delText>
              </w:r>
              <w:r w:rsidR="33CB9C42" w:rsidRPr="33CB9C42" w:rsidDel="000E727F">
                <w:rPr>
                  <w:rFonts w:eastAsia="Times New Roman"/>
                  <w:rPrChange w:id="1270" w:author="Kerry Anne" w:date="2018-02-06T12:51:00Z">
                    <w:rPr/>
                  </w:rPrChange>
                </w:rPr>
                <w:delText xml:space="preserve"> DSRC</w:delText>
              </w:r>
              <w:r w:rsidR="33CB9C42" w:rsidRPr="33CB9C42" w:rsidDel="000E727F">
                <w:rPr>
                  <w:rStyle w:val="Hyperlink"/>
                  <w:rFonts w:eastAsia="Times New Roman"/>
                  <w:rPrChange w:id="1271" w:author="Kerry Anne" w:date="2018-02-06T12:51:00Z">
                    <w:rPr/>
                  </w:rPrChange>
                </w:rPr>
                <w:delText>https://arxiv.org/pdf/1606.08365.pdf</w:delText>
              </w:r>
              <w:r w:rsidR="33CB9C42" w:rsidRPr="33CB9C42" w:rsidDel="000E727F">
                <w:rPr>
                  <w:rFonts w:eastAsia="Times New Roman"/>
                  <w:rPrChange w:id="1272" w:author="Kerry Anne" w:date="2018-02-06T12:51:00Z">
                    <w:rPr/>
                  </w:rPrChange>
                </w:rPr>
                <w:delText xml:space="preserve"> DSRC</w:delText>
              </w:r>
              <w:r w:rsidR="33CB9C42" w:rsidRPr="33CB9C42" w:rsidDel="000E727F">
                <w:rPr>
                  <w:rStyle w:val="Hyperlink"/>
                  <w:rFonts w:eastAsia="Times New Roman"/>
                  <w:rPrChange w:id="1273" w:author="Kerry Anne" w:date="2018-02-06T12:51:00Z">
                    <w:rPr/>
                  </w:rPrChange>
                </w:rPr>
                <w:delText>https://arxiv.org/pdf/1606.08365.pdf</w:delText>
              </w:r>
              <w:r w:rsidR="33CB9C42" w:rsidRPr="33CB9C42" w:rsidDel="000E727F">
                <w:rPr>
                  <w:rFonts w:eastAsia="Times New Roman"/>
                  <w:rPrChange w:id="1274" w:author="Kerry Anne" w:date="2018-02-06T12:51:00Z">
                    <w:rPr/>
                  </w:rPrChange>
                </w:rPr>
                <w:delText xml:space="preserve"> DSRC</w:delText>
              </w:r>
              <w:r w:rsidR="33CB9C42" w:rsidRPr="33CB9C42" w:rsidDel="000E727F">
                <w:rPr>
                  <w:rStyle w:val="Hyperlink"/>
                  <w:rFonts w:eastAsia="Times New Roman"/>
                  <w:rPrChange w:id="1275" w:author="Kerry Anne" w:date="2018-02-06T12:51:00Z">
                    <w:rPr/>
                  </w:rPrChange>
                </w:rPr>
                <w:delText>https://arxiv.org/pdf/1606.08365.pdf</w:delText>
              </w:r>
              <w:r w:rsidR="33CB9C42" w:rsidRPr="33CB9C42" w:rsidDel="000E727F">
                <w:rPr>
                  <w:rFonts w:eastAsia="Times New Roman"/>
                  <w:rPrChange w:id="1276" w:author="Kerry Anne" w:date="2018-02-06T12:51:00Z">
                    <w:rPr/>
                  </w:rPrChange>
                </w:rPr>
                <w:delText xml:space="preserve"> </w:delText>
              </w:r>
            </w:del>
          </w:ins>
          <w:ins w:id="1277" w:author="Kerry Anne" w:date="2018-02-06T12:11:00Z">
            <w:del w:id="1278" w:author="user" w:date="2018-02-06T16:42:00Z">
              <w:r w:rsidR="3A2FAD0B" w:rsidRPr="3A2FAD0B" w:rsidDel="000E727F">
                <w:rPr>
                  <w:rFonts w:eastAsia="Times New Roman"/>
                  <w:rPrChange w:id="1279" w:author="Kerry Anne" w:date="2018-02-06T12:11:00Z">
                    <w:rPr/>
                  </w:rPrChange>
                </w:rPr>
                <w:delText>DSRC</w:delText>
              </w:r>
            </w:del>
          </w:ins>
        </w:p>
        <w:p w14:paraId="7AD3553F" w14:textId="77777777" w:rsidR="00FF748C" w:rsidRPr="00FF748C" w:rsidRDefault="00FF748C" w:rsidP="00FF748C">
          <w:pPr>
            <w:rPr>
              <w:ins w:id="1280" w:author="clifford beta" w:date="2018-02-06T15:14:00Z"/>
              <w:rFonts w:ascii="Helvetica" w:hAnsi="Helvetica"/>
              <w:sz w:val="17"/>
              <w:szCs w:val="17"/>
            </w:rPr>
          </w:pPr>
          <w:proofErr w:type="spellStart"/>
          <w:ins w:id="1281" w:author="clifford beta" w:date="2018-02-06T15:14:00Z">
            <w:r w:rsidRPr="00FF748C">
              <w:rPr>
                <w:rFonts w:ascii="Helvetica" w:hAnsi="Helvetica"/>
                <w:sz w:val="17"/>
                <w:szCs w:val="17"/>
              </w:rPr>
              <w:t>Monzingo</w:t>
            </w:r>
            <w:proofErr w:type="spellEnd"/>
            <w:r w:rsidRPr="00FF748C">
              <w:rPr>
                <w:rFonts w:ascii="Helvetica" w:hAnsi="Helvetica"/>
                <w:sz w:val="17"/>
                <w:szCs w:val="17"/>
              </w:rPr>
              <w:t xml:space="preserve">, R., and T. Miller, Introduction to Adaptive Arrays, Wiley </w:t>
            </w:r>
            <w:proofErr w:type="spellStart"/>
            <w:r w:rsidRPr="00FF748C">
              <w:rPr>
                <w:rFonts w:ascii="Helvetica" w:hAnsi="Helvetica"/>
                <w:sz w:val="17"/>
                <w:szCs w:val="17"/>
              </w:rPr>
              <w:t>Interscience</w:t>
            </w:r>
            <w:proofErr w:type="spellEnd"/>
            <w:r w:rsidRPr="00FF748C">
              <w:rPr>
                <w:rFonts w:ascii="Helvetica" w:hAnsi="Helvetica"/>
                <w:sz w:val="17"/>
                <w:szCs w:val="17"/>
              </w:rPr>
              <w:t>, John Wiley &amp; Sons, New York,</w:t>
            </w:r>
          </w:ins>
        </w:p>
        <w:p w14:paraId="187A3BC3" w14:textId="77777777" w:rsidR="00FF748C" w:rsidRPr="00FF748C" w:rsidRDefault="00FF748C" w:rsidP="00FF748C">
          <w:pPr>
            <w:rPr>
              <w:ins w:id="1282" w:author="clifford beta" w:date="2018-02-06T15:14:00Z"/>
              <w:rFonts w:ascii="Helvetica" w:hAnsi="Helvetica"/>
              <w:sz w:val="17"/>
              <w:szCs w:val="17"/>
            </w:rPr>
          </w:pPr>
          <w:ins w:id="1283" w:author="clifford beta" w:date="2018-02-06T15:14:00Z">
            <w:r w:rsidRPr="00FF748C">
              <w:rPr>
                <w:rFonts w:ascii="Helvetica" w:hAnsi="Helvetica"/>
                <w:sz w:val="17"/>
                <w:szCs w:val="17"/>
              </w:rPr>
              <w:t>1980.</w:t>
            </w:r>
          </w:ins>
        </w:p>
        <w:p w14:paraId="1BFB6D98" w14:textId="77777777" w:rsidR="00433F40" w:rsidRPr="00B42AA2" w:rsidRDefault="00433F40">
          <w:pPr>
            <w:spacing w:line="480" w:lineRule="auto"/>
            <w:rPr>
              <w:ins w:id="1284" w:author="clifford beta" w:date="2018-01-08T15:30:00Z"/>
              <w:rFonts w:eastAsia="Times New Roman"/>
            </w:rPr>
            <w:pPrChange w:id="1285" w:author="clifford beta" w:date="2018-01-08T15:30:00Z">
              <w:pPr/>
            </w:pPrChange>
          </w:pPr>
        </w:p>
        <w:p w14:paraId="2F880900" w14:textId="77777777" w:rsidR="00B1139E" w:rsidRDefault="00BC34A7" w:rsidP="00F55C38"/>
      </w:sdtContent>
    </w:sdt>
    <w:p w14:paraId="10CE0D9C" w14:textId="77777777" w:rsidR="00B1139E" w:rsidRDefault="00B1139E" w:rsidP="00B1139E"/>
    <w:p w14:paraId="4BECCD86" w14:textId="77777777" w:rsidR="00EB5573" w:rsidRPr="00B1139E" w:rsidRDefault="00B1139E" w:rsidP="00B1139E">
      <w:pPr>
        <w:tabs>
          <w:tab w:val="left" w:pos="5355"/>
        </w:tabs>
      </w:pPr>
      <w:r>
        <w:tab/>
      </w:r>
    </w:p>
    <w:sectPr w:rsidR="00EB5573" w:rsidRPr="00B1139E" w:rsidSect="006808C4">
      <w:pgSz w:w="12240" w:h="15840" w:code="1"/>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AD3563" w14:textId="77777777" w:rsidR="006B1E14" w:rsidRDefault="006B1E14" w:rsidP="00F553DA">
      <w:r>
        <w:separator/>
      </w:r>
    </w:p>
    <w:p w14:paraId="42E5ED48" w14:textId="77777777" w:rsidR="006B1E14" w:rsidRDefault="006B1E14"/>
  </w:endnote>
  <w:endnote w:type="continuationSeparator" w:id="0">
    <w:p w14:paraId="0FEB43C2" w14:textId="77777777" w:rsidR="006B1E14" w:rsidRDefault="006B1E14" w:rsidP="00F553DA">
      <w:r>
        <w:continuationSeparator/>
      </w:r>
    </w:p>
    <w:p w14:paraId="4F932618" w14:textId="77777777" w:rsidR="006B1E14" w:rsidRDefault="006B1E14"/>
  </w:endnote>
  <w:endnote w:type="continuationNotice" w:id="1">
    <w:p w14:paraId="5850E31D" w14:textId="77777777" w:rsidR="006B1E14" w:rsidRDefault="006B1E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LiberationSerif">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STIXMath-Italic">
    <w:altName w:val="MS Mincho"/>
    <w:panose1 w:val="00000000000000000000"/>
    <w:charset w:val="80"/>
    <w:family w:val="auto"/>
    <w:notTrueType/>
    <w:pitch w:val="default"/>
    <w:sig w:usb0="00000001" w:usb1="08070000" w:usb2="00000010" w:usb3="00000000" w:csb0="00020000" w:csb1="00000000"/>
  </w:font>
  <w:font w:name="STIXMath-Regular">
    <w:altName w:val="Arial Unicode MS"/>
    <w:panose1 w:val="00000000000000000000"/>
    <w:charset w:val="86"/>
    <w:family w:val="auto"/>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9729"/>
      <w:docPartObj>
        <w:docPartGallery w:val="Page Numbers (Bottom of Page)"/>
        <w:docPartUnique/>
      </w:docPartObj>
    </w:sdtPr>
    <w:sdtContent>
      <w:p w14:paraId="5C426FE3" w14:textId="77777777" w:rsidR="00BC34A7" w:rsidRDefault="00BC34A7">
        <w:pPr>
          <w:pStyle w:val="Footer"/>
          <w:jc w:val="center"/>
        </w:pPr>
        <w:r>
          <w:t>[</w:t>
        </w:r>
        <w:r>
          <w:fldChar w:fldCharType="begin"/>
        </w:r>
        <w:r>
          <w:instrText xml:space="preserve"> PAGE   \* MERGEFORMAT </w:instrText>
        </w:r>
        <w:r>
          <w:fldChar w:fldCharType="separate"/>
        </w:r>
        <w:r w:rsidR="00222889">
          <w:rPr>
            <w:noProof/>
          </w:rPr>
          <w:t>27</w:t>
        </w:r>
        <w:r>
          <w:rPr>
            <w:noProof/>
          </w:rPr>
          <w:fldChar w:fldCharType="end"/>
        </w:r>
        <w:r>
          <w:t>]</w:t>
        </w:r>
      </w:p>
    </w:sdtContent>
  </w:sdt>
  <w:p w14:paraId="7BCB4A8D" w14:textId="77777777" w:rsidR="00BC34A7" w:rsidRDefault="00BC34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DA9A0B" w14:textId="77777777" w:rsidR="006B1E14" w:rsidRDefault="006B1E14" w:rsidP="00F553DA">
      <w:r>
        <w:separator/>
      </w:r>
    </w:p>
    <w:p w14:paraId="2C54688C" w14:textId="77777777" w:rsidR="006B1E14" w:rsidRDefault="006B1E14"/>
  </w:footnote>
  <w:footnote w:type="continuationSeparator" w:id="0">
    <w:p w14:paraId="2EBBA175" w14:textId="77777777" w:rsidR="006B1E14" w:rsidRDefault="006B1E14" w:rsidP="00F553DA">
      <w:r>
        <w:continuationSeparator/>
      </w:r>
    </w:p>
    <w:p w14:paraId="6F2DCBA2" w14:textId="77777777" w:rsidR="006B1E14" w:rsidRDefault="006B1E14"/>
  </w:footnote>
  <w:footnote w:type="continuationNotice" w:id="1">
    <w:p w14:paraId="0F0E17CD" w14:textId="77777777" w:rsidR="006B1E14" w:rsidRDefault="006B1E1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1456"/>
    <w:multiLevelType w:val="hybridMultilevel"/>
    <w:tmpl w:val="BB9A8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63486"/>
    <w:multiLevelType w:val="hybridMultilevel"/>
    <w:tmpl w:val="7A381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31D10"/>
    <w:multiLevelType w:val="hybridMultilevel"/>
    <w:tmpl w:val="46DCC3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F1A14"/>
    <w:multiLevelType w:val="hybridMultilevel"/>
    <w:tmpl w:val="6E203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C1FF2"/>
    <w:multiLevelType w:val="hybridMultilevel"/>
    <w:tmpl w:val="83CA80CC"/>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B6BB6"/>
    <w:multiLevelType w:val="hybridMultilevel"/>
    <w:tmpl w:val="D178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4E2B61"/>
    <w:multiLevelType w:val="hybridMultilevel"/>
    <w:tmpl w:val="7A8E0BC4"/>
    <w:lvl w:ilvl="0" w:tplc="28861B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B77165"/>
    <w:multiLevelType w:val="hybridMultilevel"/>
    <w:tmpl w:val="03CC0E0E"/>
    <w:lvl w:ilvl="0" w:tplc="24CCE962">
      <w:start w:val="1"/>
      <w:numFmt w:val="lowerLetter"/>
      <w:lvlText w:val="%1)"/>
      <w:lvlJc w:val="left"/>
      <w:pPr>
        <w:ind w:left="720" w:hanging="360"/>
      </w:pPr>
      <w:rPr>
        <w:rFonts w:eastAsia="LiberationSerif-Italic"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F41411"/>
    <w:multiLevelType w:val="multilevel"/>
    <w:tmpl w:val="424CAEB4"/>
    <w:lvl w:ilvl="0">
      <w:start w:val="1"/>
      <w:numFmt w:val="decimal"/>
      <w:lvlText w:val="%1."/>
      <w:lvlJc w:val="left"/>
      <w:pPr>
        <w:ind w:left="720" w:hanging="360"/>
      </w:pPr>
    </w:lvl>
    <w:lvl w:ilvl="1">
      <w:start w:val="5"/>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FB510C2"/>
    <w:multiLevelType w:val="hybridMultilevel"/>
    <w:tmpl w:val="4CE0A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3D763A"/>
    <w:multiLevelType w:val="hybridMultilevel"/>
    <w:tmpl w:val="C10A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103F0"/>
    <w:multiLevelType w:val="multilevel"/>
    <w:tmpl w:val="156893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A87418C"/>
    <w:multiLevelType w:val="hybridMultilevel"/>
    <w:tmpl w:val="7204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031EC1"/>
    <w:multiLevelType w:val="hybridMultilevel"/>
    <w:tmpl w:val="F8EE8F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203A6"/>
    <w:multiLevelType w:val="hybridMultilevel"/>
    <w:tmpl w:val="406AA0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C5676A"/>
    <w:multiLevelType w:val="hybridMultilevel"/>
    <w:tmpl w:val="5668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195827"/>
    <w:multiLevelType w:val="multilevel"/>
    <w:tmpl w:val="6B90D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4A52DB2"/>
    <w:multiLevelType w:val="hybridMultilevel"/>
    <w:tmpl w:val="1F76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C2B8E"/>
    <w:multiLevelType w:val="hybridMultilevel"/>
    <w:tmpl w:val="2B18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90376"/>
    <w:multiLevelType w:val="hybridMultilevel"/>
    <w:tmpl w:val="02A4B318"/>
    <w:lvl w:ilvl="0" w:tplc="394A1D76">
      <w:start w:val="1"/>
      <w:numFmt w:val="bullet"/>
      <w:lvlText w:val=""/>
      <w:lvlJc w:val="left"/>
      <w:pPr>
        <w:ind w:left="72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5F7882"/>
    <w:multiLevelType w:val="multilevel"/>
    <w:tmpl w:val="A75A90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718009E"/>
    <w:multiLevelType w:val="hybridMultilevel"/>
    <w:tmpl w:val="A8E8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BD77F5"/>
    <w:multiLevelType w:val="hybridMultilevel"/>
    <w:tmpl w:val="8E725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4E6A5E"/>
    <w:multiLevelType w:val="hybridMultilevel"/>
    <w:tmpl w:val="4FEC9436"/>
    <w:lvl w:ilvl="0" w:tplc="4B1832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741FBB"/>
    <w:multiLevelType w:val="hybridMultilevel"/>
    <w:tmpl w:val="F3BC266E"/>
    <w:lvl w:ilvl="0" w:tplc="05088190">
      <w:start w:val="1"/>
      <w:numFmt w:val="lowerLetter"/>
      <w:lvlText w:val="%1)"/>
      <w:lvlJc w:val="left"/>
      <w:pPr>
        <w:tabs>
          <w:tab w:val="num" w:pos="644"/>
        </w:tabs>
        <w:ind w:left="644" w:hanging="360"/>
      </w:pPr>
      <w:rPr>
        <w:rFonts w:hint="default"/>
      </w:rPr>
    </w:lvl>
    <w:lvl w:ilvl="1" w:tplc="04090001">
      <w:start w:val="1"/>
      <w:numFmt w:val="bullet"/>
      <w:lvlText w:val=""/>
      <w:lvlJc w:val="left"/>
      <w:pPr>
        <w:tabs>
          <w:tab w:val="num" w:pos="1364"/>
        </w:tabs>
        <w:ind w:left="1364" w:hanging="360"/>
      </w:pPr>
      <w:rPr>
        <w:rFonts w:ascii="Symbol" w:hAnsi="Symbol" w:hint="default"/>
      </w:r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5">
    <w:nsid w:val="711E609A"/>
    <w:multiLevelType w:val="hybridMultilevel"/>
    <w:tmpl w:val="9034A3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93681"/>
    <w:multiLevelType w:val="hybridMultilevel"/>
    <w:tmpl w:val="6C1CE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4F45EE"/>
    <w:multiLevelType w:val="hybridMultilevel"/>
    <w:tmpl w:val="06F41D86"/>
    <w:lvl w:ilvl="0" w:tplc="38CAEC18">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162DCE"/>
    <w:multiLevelType w:val="hybridMultilevel"/>
    <w:tmpl w:val="D9B814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1"/>
  </w:num>
  <w:num w:numId="4">
    <w:abstractNumId w:val="12"/>
  </w:num>
  <w:num w:numId="5">
    <w:abstractNumId w:val="6"/>
  </w:num>
  <w:num w:numId="6">
    <w:abstractNumId w:val="8"/>
  </w:num>
  <w:num w:numId="7">
    <w:abstractNumId w:val="3"/>
  </w:num>
  <w:num w:numId="8">
    <w:abstractNumId w:val="8"/>
    <w:lvlOverride w:ilvl="0">
      <w:startOverride w:val="1"/>
    </w:lvlOverride>
    <w:lvlOverride w:ilvl="1">
      <w:startOverride w:val="2"/>
    </w:lvlOverride>
  </w:num>
  <w:num w:numId="9">
    <w:abstractNumId w:val="19"/>
  </w:num>
  <w:num w:numId="10">
    <w:abstractNumId w:val="4"/>
  </w:num>
  <w:num w:numId="11">
    <w:abstractNumId w:val="27"/>
  </w:num>
  <w:num w:numId="12">
    <w:abstractNumId w:val="24"/>
  </w:num>
  <w:num w:numId="13">
    <w:abstractNumId w:val="5"/>
  </w:num>
  <w:num w:numId="14">
    <w:abstractNumId w:val="9"/>
  </w:num>
  <w:num w:numId="15">
    <w:abstractNumId w:val="28"/>
  </w:num>
  <w:num w:numId="16">
    <w:abstractNumId w:val="25"/>
  </w:num>
  <w:num w:numId="17">
    <w:abstractNumId w:val="13"/>
  </w:num>
  <w:num w:numId="18">
    <w:abstractNumId w:val="17"/>
  </w:num>
  <w:num w:numId="19">
    <w:abstractNumId w:val="8"/>
    <w:lvlOverride w:ilvl="0">
      <w:startOverride w:val="3"/>
    </w:lvlOverride>
    <w:lvlOverride w:ilvl="1">
      <w:startOverride w:val="3"/>
    </w:lvlOverride>
    <w:lvlOverride w:ilvl="2">
      <w:startOverride w:val="4"/>
    </w:lvlOverride>
  </w:num>
  <w:num w:numId="20">
    <w:abstractNumId w:val="16"/>
  </w:num>
  <w:num w:numId="21">
    <w:abstractNumId w:val="20"/>
  </w:num>
  <w:num w:numId="22">
    <w:abstractNumId w:val="11"/>
  </w:num>
  <w:num w:numId="23">
    <w:abstractNumId w:val="11"/>
  </w:num>
  <w:num w:numId="24">
    <w:abstractNumId w:val="14"/>
  </w:num>
  <w:num w:numId="25">
    <w:abstractNumId w:val="18"/>
  </w:num>
  <w:num w:numId="26">
    <w:abstractNumId w:val="15"/>
  </w:num>
  <w:num w:numId="27">
    <w:abstractNumId w:val="23"/>
  </w:num>
  <w:num w:numId="28">
    <w:abstractNumId w:val="26"/>
  </w:num>
  <w:num w:numId="29">
    <w:abstractNumId w:val="2"/>
  </w:num>
  <w:num w:numId="30">
    <w:abstractNumId w:val="7"/>
  </w:num>
  <w:num w:numId="31">
    <w:abstractNumId w:val="22"/>
  </w:num>
  <w:num w:numId="3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rry Anne">
    <w15:presenceInfo w15:providerId="Windows Live" w15:userId="6e57c33d8d3246dc"/>
  </w15:person>
  <w15:person w15:author="user">
    <w15:presenceInfo w15:providerId="None" w15:userId="user"/>
  </w15:person>
  <w15:person w15:author="clifford beta">
    <w15:presenceInfo w15:providerId="Windows Live" w15:userId="7db234ef9aaf8fd8"/>
  </w15:person>
  <w15:person w15:author="Clifford Wilson Beta">
    <w15:presenceInfo w15:providerId="None" w15:userId="Clifford Wilson B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175"/>
    <w:rsid w:val="0000114A"/>
    <w:rsid w:val="00001A1D"/>
    <w:rsid w:val="00001F25"/>
    <w:rsid w:val="00002487"/>
    <w:rsid w:val="000044CA"/>
    <w:rsid w:val="0000477C"/>
    <w:rsid w:val="00004EBA"/>
    <w:rsid w:val="00005042"/>
    <w:rsid w:val="000062F5"/>
    <w:rsid w:val="00006367"/>
    <w:rsid w:val="00006A0B"/>
    <w:rsid w:val="00006CF3"/>
    <w:rsid w:val="000071C9"/>
    <w:rsid w:val="000074BE"/>
    <w:rsid w:val="00007D6F"/>
    <w:rsid w:val="00007F3E"/>
    <w:rsid w:val="00010A9C"/>
    <w:rsid w:val="00010D4D"/>
    <w:rsid w:val="00011013"/>
    <w:rsid w:val="00012608"/>
    <w:rsid w:val="00013DD7"/>
    <w:rsid w:val="00015B14"/>
    <w:rsid w:val="000161CF"/>
    <w:rsid w:val="000164D8"/>
    <w:rsid w:val="000168A6"/>
    <w:rsid w:val="000176FD"/>
    <w:rsid w:val="00020241"/>
    <w:rsid w:val="0002041D"/>
    <w:rsid w:val="00020B14"/>
    <w:rsid w:val="000215E6"/>
    <w:rsid w:val="000218EF"/>
    <w:rsid w:val="00021F9D"/>
    <w:rsid w:val="0002236D"/>
    <w:rsid w:val="00022486"/>
    <w:rsid w:val="00023D31"/>
    <w:rsid w:val="00024284"/>
    <w:rsid w:val="000251E7"/>
    <w:rsid w:val="00027F83"/>
    <w:rsid w:val="00030605"/>
    <w:rsid w:val="0003260B"/>
    <w:rsid w:val="000333AC"/>
    <w:rsid w:val="00034AAD"/>
    <w:rsid w:val="0003530B"/>
    <w:rsid w:val="00035776"/>
    <w:rsid w:val="000357CD"/>
    <w:rsid w:val="00035896"/>
    <w:rsid w:val="000362F0"/>
    <w:rsid w:val="0003637A"/>
    <w:rsid w:val="0004055A"/>
    <w:rsid w:val="000409FA"/>
    <w:rsid w:val="00041506"/>
    <w:rsid w:val="00042448"/>
    <w:rsid w:val="00042CC8"/>
    <w:rsid w:val="0004365D"/>
    <w:rsid w:val="0004368C"/>
    <w:rsid w:val="00043B6B"/>
    <w:rsid w:val="00043CAE"/>
    <w:rsid w:val="00043E76"/>
    <w:rsid w:val="0004429B"/>
    <w:rsid w:val="0004447B"/>
    <w:rsid w:val="000446F8"/>
    <w:rsid w:val="000452CC"/>
    <w:rsid w:val="00045D28"/>
    <w:rsid w:val="00046B39"/>
    <w:rsid w:val="00046BAF"/>
    <w:rsid w:val="00050355"/>
    <w:rsid w:val="00050B22"/>
    <w:rsid w:val="00052474"/>
    <w:rsid w:val="000532FA"/>
    <w:rsid w:val="000533EE"/>
    <w:rsid w:val="00054173"/>
    <w:rsid w:val="00057838"/>
    <w:rsid w:val="00060AD9"/>
    <w:rsid w:val="00060C91"/>
    <w:rsid w:val="00060EAC"/>
    <w:rsid w:val="00061F8A"/>
    <w:rsid w:val="000625CA"/>
    <w:rsid w:val="0006273F"/>
    <w:rsid w:val="00063072"/>
    <w:rsid w:val="0006346D"/>
    <w:rsid w:val="00063807"/>
    <w:rsid w:val="00064582"/>
    <w:rsid w:val="000668B2"/>
    <w:rsid w:val="000668B9"/>
    <w:rsid w:val="000706B6"/>
    <w:rsid w:val="00070AEE"/>
    <w:rsid w:val="000715E3"/>
    <w:rsid w:val="00071DB5"/>
    <w:rsid w:val="00072BCA"/>
    <w:rsid w:val="0007307A"/>
    <w:rsid w:val="00073138"/>
    <w:rsid w:val="00073613"/>
    <w:rsid w:val="00073A0A"/>
    <w:rsid w:val="00074163"/>
    <w:rsid w:val="0007431D"/>
    <w:rsid w:val="00074334"/>
    <w:rsid w:val="0007602E"/>
    <w:rsid w:val="000760DA"/>
    <w:rsid w:val="0007646A"/>
    <w:rsid w:val="000778E4"/>
    <w:rsid w:val="00077FA3"/>
    <w:rsid w:val="00081788"/>
    <w:rsid w:val="00081CED"/>
    <w:rsid w:val="00082079"/>
    <w:rsid w:val="000831E2"/>
    <w:rsid w:val="000835A6"/>
    <w:rsid w:val="00084DCB"/>
    <w:rsid w:val="00085439"/>
    <w:rsid w:val="00085576"/>
    <w:rsid w:val="0008793A"/>
    <w:rsid w:val="00090F02"/>
    <w:rsid w:val="00091FE8"/>
    <w:rsid w:val="000923D3"/>
    <w:rsid w:val="00093BCC"/>
    <w:rsid w:val="00093D7E"/>
    <w:rsid w:val="00094883"/>
    <w:rsid w:val="00094B18"/>
    <w:rsid w:val="0009617D"/>
    <w:rsid w:val="0009777D"/>
    <w:rsid w:val="0009780E"/>
    <w:rsid w:val="000A035F"/>
    <w:rsid w:val="000A03D7"/>
    <w:rsid w:val="000A0CA3"/>
    <w:rsid w:val="000A15BC"/>
    <w:rsid w:val="000A1B66"/>
    <w:rsid w:val="000A1BD7"/>
    <w:rsid w:val="000A26E5"/>
    <w:rsid w:val="000A36F6"/>
    <w:rsid w:val="000A4035"/>
    <w:rsid w:val="000A5CDC"/>
    <w:rsid w:val="000A600E"/>
    <w:rsid w:val="000A6B3B"/>
    <w:rsid w:val="000A7857"/>
    <w:rsid w:val="000B0E94"/>
    <w:rsid w:val="000B119D"/>
    <w:rsid w:val="000B12D5"/>
    <w:rsid w:val="000B154B"/>
    <w:rsid w:val="000B15DB"/>
    <w:rsid w:val="000B15E2"/>
    <w:rsid w:val="000B228C"/>
    <w:rsid w:val="000B4A1E"/>
    <w:rsid w:val="000B4E7F"/>
    <w:rsid w:val="000B6176"/>
    <w:rsid w:val="000B7E5B"/>
    <w:rsid w:val="000C0C79"/>
    <w:rsid w:val="000C1C24"/>
    <w:rsid w:val="000C2B58"/>
    <w:rsid w:val="000C334B"/>
    <w:rsid w:val="000C4265"/>
    <w:rsid w:val="000C4B98"/>
    <w:rsid w:val="000C4D3B"/>
    <w:rsid w:val="000C56DD"/>
    <w:rsid w:val="000C5791"/>
    <w:rsid w:val="000C580B"/>
    <w:rsid w:val="000C58A1"/>
    <w:rsid w:val="000C70B9"/>
    <w:rsid w:val="000D00C6"/>
    <w:rsid w:val="000D32AA"/>
    <w:rsid w:val="000D4027"/>
    <w:rsid w:val="000D49F0"/>
    <w:rsid w:val="000D4D95"/>
    <w:rsid w:val="000D5119"/>
    <w:rsid w:val="000D6079"/>
    <w:rsid w:val="000E01EB"/>
    <w:rsid w:val="000E04A9"/>
    <w:rsid w:val="000E0763"/>
    <w:rsid w:val="000E0D7A"/>
    <w:rsid w:val="000E11AC"/>
    <w:rsid w:val="000E1F73"/>
    <w:rsid w:val="000E21BF"/>
    <w:rsid w:val="000E3999"/>
    <w:rsid w:val="000E4CD9"/>
    <w:rsid w:val="000E65C9"/>
    <w:rsid w:val="000E6AB0"/>
    <w:rsid w:val="000E7200"/>
    <w:rsid w:val="000E727F"/>
    <w:rsid w:val="000E7E19"/>
    <w:rsid w:val="000E7F0C"/>
    <w:rsid w:val="000F12CA"/>
    <w:rsid w:val="000F199E"/>
    <w:rsid w:val="000F1DC7"/>
    <w:rsid w:val="000F35EE"/>
    <w:rsid w:val="000F385E"/>
    <w:rsid w:val="000F5424"/>
    <w:rsid w:val="000F6817"/>
    <w:rsid w:val="000F7DDC"/>
    <w:rsid w:val="0010102C"/>
    <w:rsid w:val="00101CDB"/>
    <w:rsid w:val="00101EF3"/>
    <w:rsid w:val="00103AB5"/>
    <w:rsid w:val="00103C6A"/>
    <w:rsid w:val="001048E4"/>
    <w:rsid w:val="00104916"/>
    <w:rsid w:val="00104D15"/>
    <w:rsid w:val="001068C8"/>
    <w:rsid w:val="00107AC7"/>
    <w:rsid w:val="00107E6E"/>
    <w:rsid w:val="00107EBF"/>
    <w:rsid w:val="00107F51"/>
    <w:rsid w:val="0011024B"/>
    <w:rsid w:val="001102EB"/>
    <w:rsid w:val="001107B5"/>
    <w:rsid w:val="00110CA9"/>
    <w:rsid w:val="00110D24"/>
    <w:rsid w:val="00110D30"/>
    <w:rsid w:val="00111CD6"/>
    <w:rsid w:val="0011346F"/>
    <w:rsid w:val="00113567"/>
    <w:rsid w:val="0011409B"/>
    <w:rsid w:val="001155B6"/>
    <w:rsid w:val="00116262"/>
    <w:rsid w:val="00116EF2"/>
    <w:rsid w:val="001170D2"/>
    <w:rsid w:val="00117349"/>
    <w:rsid w:val="001173E5"/>
    <w:rsid w:val="001174D6"/>
    <w:rsid w:val="00120B6D"/>
    <w:rsid w:val="00123623"/>
    <w:rsid w:val="00123919"/>
    <w:rsid w:val="00123FAB"/>
    <w:rsid w:val="00126A5A"/>
    <w:rsid w:val="0013148D"/>
    <w:rsid w:val="00131D34"/>
    <w:rsid w:val="00134F26"/>
    <w:rsid w:val="001358EC"/>
    <w:rsid w:val="00135904"/>
    <w:rsid w:val="00136AFD"/>
    <w:rsid w:val="0014000A"/>
    <w:rsid w:val="001401A3"/>
    <w:rsid w:val="00141AA6"/>
    <w:rsid w:val="0014316F"/>
    <w:rsid w:val="00143F7A"/>
    <w:rsid w:val="00144820"/>
    <w:rsid w:val="00145D1E"/>
    <w:rsid w:val="00146DD2"/>
    <w:rsid w:val="00146E89"/>
    <w:rsid w:val="001478D6"/>
    <w:rsid w:val="001512D8"/>
    <w:rsid w:val="001517A6"/>
    <w:rsid w:val="001530D3"/>
    <w:rsid w:val="00153E4F"/>
    <w:rsid w:val="00154BAD"/>
    <w:rsid w:val="00154C84"/>
    <w:rsid w:val="00155A4E"/>
    <w:rsid w:val="00156019"/>
    <w:rsid w:val="00156BD1"/>
    <w:rsid w:val="00156C8B"/>
    <w:rsid w:val="00156CB9"/>
    <w:rsid w:val="00157736"/>
    <w:rsid w:val="00160A0A"/>
    <w:rsid w:val="00161769"/>
    <w:rsid w:val="001627F2"/>
    <w:rsid w:val="001628B7"/>
    <w:rsid w:val="00162EB9"/>
    <w:rsid w:val="0016419D"/>
    <w:rsid w:val="001642C8"/>
    <w:rsid w:val="00164D96"/>
    <w:rsid w:val="00166842"/>
    <w:rsid w:val="001701B2"/>
    <w:rsid w:val="001712B2"/>
    <w:rsid w:val="0017272F"/>
    <w:rsid w:val="0017292F"/>
    <w:rsid w:val="00172937"/>
    <w:rsid w:val="00172975"/>
    <w:rsid w:val="00172D06"/>
    <w:rsid w:val="00173E6D"/>
    <w:rsid w:val="00174988"/>
    <w:rsid w:val="00175F05"/>
    <w:rsid w:val="00176C57"/>
    <w:rsid w:val="00176E64"/>
    <w:rsid w:val="00177740"/>
    <w:rsid w:val="001801E4"/>
    <w:rsid w:val="00180315"/>
    <w:rsid w:val="00180F4F"/>
    <w:rsid w:val="00181550"/>
    <w:rsid w:val="00181C7F"/>
    <w:rsid w:val="00181F0B"/>
    <w:rsid w:val="0018201B"/>
    <w:rsid w:val="00182058"/>
    <w:rsid w:val="001824DC"/>
    <w:rsid w:val="00182B06"/>
    <w:rsid w:val="0018302A"/>
    <w:rsid w:val="00183263"/>
    <w:rsid w:val="00183972"/>
    <w:rsid w:val="001854A9"/>
    <w:rsid w:val="00185FE3"/>
    <w:rsid w:val="001860BD"/>
    <w:rsid w:val="001864BE"/>
    <w:rsid w:val="00186A08"/>
    <w:rsid w:val="00186AA3"/>
    <w:rsid w:val="0019125D"/>
    <w:rsid w:val="00191924"/>
    <w:rsid w:val="00191E83"/>
    <w:rsid w:val="0019310D"/>
    <w:rsid w:val="001948AD"/>
    <w:rsid w:val="001951D8"/>
    <w:rsid w:val="0019604D"/>
    <w:rsid w:val="00196F6E"/>
    <w:rsid w:val="00197DE3"/>
    <w:rsid w:val="001A0461"/>
    <w:rsid w:val="001A0E30"/>
    <w:rsid w:val="001A1831"/>
    <w:rsid w:val="001A2A7F"/>
    <w:rsid w:val="001A3044"/>
    <w:rsid w:val="001A4019"/>
    <w:rsid w:val="001A4087"/>
    <w:rsid w:val="001A4B68"/>
    <w:rsid w:val="001A559B"/>
    <w:rsid w:val="001A5602"/>
    <w:rsid w:val="001A5631"/>
    <w:rsid w:val="001A56E9"/>
    <w:rsid w:val="001A5A19"/>
    <w:rsid w:val="001A67FC"/>
    <w:rsid w:val="001A7F2F"/>
    <w:rsid w:val="001B0263"/>
    <w:rsid w:val="001B142B"/>
    <w:rsid w:val="001B19B2"/>
    <w:rsid w:val="001B27C9"/>
    <w:rsid w:val="001B30D3"/>
    <w:rsid w:val="001B634E"/>
    <w:rsid w:val="001B771A"/>
    <w:rsid w:val="001C0327"/>
    <w:rsid w:val="001C05B5"/>
    <w:rsid w:val="001C0EB4"/>
    <w:rsid w:val="001C116E"/>
    <w:rsid w:val="001C194B"/>
    <w:rsid w:val="001C1F03"/>
    <w:rsid w:val="001C21D5"/>
    <w:rsid w:val="001C3208"/>
    <w:rsid w:val="001C4D09"/>
    <w:rsid w:val="001C4D67"/>
    <w:rsid w:val="001C689F"/>
    <w:rsid w:val="001C739A"/>
    <w:rsid w:val="001C75BB"/>
    <w:rsid w:val="001D0020"/>
    <w:rsid w:val="001D0122"/>
    <w:rsid w:val="001D1356"/>
    <w:rsid w:val="001D1470"/>
    <w:rsid w:val="001D1D21"/>
    <w:rsid w:val="001D2D2C"/>
    <w:rsid w:val="001D2D39"/>
    <w:rsid w:val="001D3EE0"/>
    <w:rsid w:val="001D4D4D"/>
    <w:rsid w:val="001D54A4"/>
    <w:rsid w:val="001D6063"/>
    <w:rsid w:val="001E1190"/>
    <w:rsid w:val="001E3008"/>
    <w:rsid w:val="001E373F"/>
    <w:rsid w:val="001E37F0"/>
    <w:rsid w:val="001E3E4D"/>
    <w:rsid w:val="001E3F9C"/>
    <w:rsid w:val="001E511C"/>
    <w:rsid w:val="001E5300"/>
    <w:rsid w:val="001E55DE"/>
    <w:rsid w:val="001E5725"/>
    <w:rsid w:val="001E5ABE"/>
    <w:rsid w:val="001E62A5"/>
    <w:rsid w:val="001E6EFA"/>
    <w:rsid w:val="001E74DF"/>
    <w:rsid w:val="001E7803"/>
    <w:rsid w:val="001F0275"/>
    <w:rsid w:val="001F09F3"/>
    <w:rsid w:val="001F101D"/>
    <w:rsid w:val="001F158A"/>
    <w:rsid w:val="001F25B8"/>
    <w:rsid w:val="001F32EC"/>
    <w:rsid w:val="001F3423"/>
    <w:rsid w:val="001F34C4"/>
    <w:rsid w:val="001F35CB"/>
    <w:rsid w:val="001F44E4"/>
    <w:rsid w:val="001F484E"/>
    <w:rsid w:val="001F50A3"/>
    <w:rsid w:val="001F5E31"/>
    <w:rsid w:val="001F6E83"/>
    <w:rsid w:val="0020010C"/>
    <w:rsid w:val="002008B1"/>
    <w:rsid w:val="00200EEF"/>
    <w:rsid w:val="00203FEB"/>
    <w:rsid w:val="0020403D"/>
    <w:rsid w:val="00204F88"/>
    <w:rsid w:val="00205F4F"/>
    <w:rsid w:val="00206961"/>
    <w:rsid w:val="00206FAD"/>
    <w:rsid w:val="0021047A"/>
    <w:rsid w:val="00210666"/>
    <w:rsid w:val="0021148B"/>
    <w:rsid w:val="002120C4"/>
    <w:rsid w:val="00212F35"/>
    <w:rsid w:val="002130B8"/>
    <w:rsid w:val="0021330C"/>
    <w:rsid w:val="002135A6"/>
    <w:rsid w:val="0021443C"/>
    <w:rsid w:val="00215660"/>
    <w:rsid w:val="002156F0"/>
    <w:rsid w:val="00215963"/>
    <w:rsid w:val="00220543"/>
    <w:rsid w:val="00221AAB"/>
    <w:rsid w:val="00222751"/>
    <w:rsid w:val="00222889"/>
    <w:rsid w:val="00222D66"/>
    <w:rsid w:val="00223608"/>
    <w:rsid w:val="00223A57"/>
    <w:rsid w:val="00224707"/>
    <w:rsid w:val="002247BC"/>
    <w:rsid w:val="002248F7"/>
    <w:rsid w:val="00224C60"/>
    <w:rsid w:val="0022501F"/>
    <w:rsid w:val="00225576"/>
    <w:rsid w:val="0022650F"/>
    <w:rsid w:val="00226B86"/>
    <w:rsid w:val="00227482"/>
    <w:rsid w:val="0022768D"/>
    <w:rsid w:val="00230513"/>
    <w:rsid w:val="00230B11"/>
    <w:rsid w:val="0023134A"/>
    <w:rsid w:val="0023241C"/>
    <w:rsid w:val="00233209"/>
    <w:rsid w:val="00233ECD"/>
    <w:rsid w:val="00235BF2"/>
    <w:rsid w:val="00236284"/>
    <w:rsid w:val="00236C4D"/>
    <w:rsid w:val="002378EE"/>
    <w:rsid w:val="00237CAC"/>
    <w:rsid w:val="00241234"/>
    <w:rsid w:val="0024209A"/>
    <w:rsid w:val="00244AC9"/>
    <w:rsid w:val="00246A7F"/>
    <w:rsid w:val="00247812"/>
    <w:rsid w:val="002504B9"/>
    <w:rsid w:val="00250761"/>
    <w:rsid w:val="002509E7"/>
    <w:rsid w:val="002515BA"/>
    <w:rsid w:val="002522F3"/>
    <w:rsid w:val="0025261C"/>
    <w:rsid w:val="0025439F"/>
    <w:rsid w:val="0025476B"/>
    <w:rsid w:val="00255270"/>
    <w:rsid w:val="002555CB"/>
    <w:rsid w:val="00256533"/>
    <w:rsid w:val="00256C40"/>
    <w:rsid w:val="002571EF"/>
    <w:rsid w:val="00257212"/>
    <w:rsid w:val="00257A3C"/>
    <w:rsid w:val="002607A6"/>
    <w:rsid w:val="00260EC3"/>
    <w:rsid w:val="00263F36"/>
    <w:rsid w:val="00264EAF"/>
    <w:rsid w:val="002658AA"/>
    <w:rsid w:val="00265AA9"/>
    <w:rsid w:val="002661AB"/>
    <w:rsid w:val="002665D5"/>
    <w:rsid w:val="00266DCB"/>
    <w:rsid w:val="00267A08"/>
    <w:rsid w:val="00267A9A"/>
    <w:rsid w:val="002704F3"/>
    <w:rsid w:val="00270E76"/>
    <w:rsid w:val="00271377"/>
    <w:rsid w:val="002714DA"/>
    <w:rsid w:val="00272D37"/>
    <w:rsid w:val="0027392D"/>
    <w:rsid w:val="00274B74"/>
    <w:rsid w:val="00274C68"/>
    <w:rsid w:val="0027517C"/>
    <w:rsid w:val="00275908"/>
    <w:rsid w:val="00277A4E"/>
    <w:rsid w:val="00277D47"/>
    <w:rsid w:val="00280BCD"/>
    <w:rsid w:val="00280D75"/>
    <w:rsid w:val="00282285"/>
    <w:rsid w:val="00282712"/>
    <w:rsid w:val="00282B31"/>
    <w:rsid w:val="002832C4"/>
    <w:rsid w:val="00284DFC"/>
    <w:rsid w:val="00285097"/>
    <w:rsid w:val="00285F98"/>
    <w:rsid w:val="002864D0"/>
    <w:rsid w:val="00286FFE"/>
    <w:rsid w:val="00290225"/>
    <w:rsid w:val="002910DD"/>
    <w:rsid w:val="0029136C"/>
    <w:rsid w:val="00292D91"/>
    <w:rsid w:val="0029325D"/>
    <w:rsid w:val="0029415A"/>
    <w:rsid w:val="0029481D"/>
    <w:rsid w:val="00294DED"/>
    <w:rsid w:val="00295305"/>
    <w:rsid w:val="00295CF3"/>
    <w:rsid w:val="0029600B"/>
    <w:rsid w:val="0029640D"/>
    <w:rsid w:val="0029643D"/>
    <w:rsid w:val="00296F6F"/>
    <w:rsid w:val="00297522"/>
    <w:rsid w:val="00297A60"/>
    <w:rsid w:val="00297A98"/>
    <w:rsid w:val="00297D94"/>
    <w:rsid w:val="002A1B5A"/>
    <w:rsid w:val="002A1ED6"/>
    <w:rsid w:val="002A2903"/>
    <w:rsid w:val="002A368F"/>
    <w:rsid w:val="002A4A13"/>
    <w:rsid w:val="002A5142"/>
    <w:rsid w:val="002A5FDB"/>
    <w:rsid w:val="002A62D3"/>
    <w:rsid w:val="002A6459"/>
    <w:rsid w:val="002A6AC8"/>
    <w:rsid w:val="002A7634"/>
    <w:rsid w:val="002B072B"/>
    <w:rsid w:val="002B15DC"/>
    <w:rsid w:val="002B16F8"/>
    <w:rsid w:val="002B182C"/>
    <w:rsid w:val="002B1A66"/>
    <w:rsid w:val="002B1B44"/>
    <w:rsid w:val="002B1FE1"/>
    <w:rsid w:val="002B35CA"/>
    <w:rsid w:val="002B50AB"/>
    <w:rsid w:val="002B5192"/>
    <w:rsid w:val="002B5E2F"/>
    <w:rsid w:val="002B6D85"/>
    <w:rsid w:val="002B72BA"/>
    <w:rsid w:val="002B76B8"/>
    <w:rsid w:val="002B7FEA"/>
    <w:rsid w:val="002C1B9F"/>
    <w:rsid w:val="002C2142"/>
    <w:rsid w:val="002C2CB3"/>
    <w:rsid w:val="002C535A"/>
    <w:rsid w:val="002C5715"/>
    <w:rsid w:val="002C5E88"/>
    <w:rsid w:val="002C5EEE"/>
    <w:rsid w:val="002C67DF"/>
    <w:rsid w:val="002D00D9"/>
    <w:rsid w:val="002D0D83"/>
    <w:rsid w:val="002D1B54"/>
    <w:rsid w:val="002D3059"/>
    <w:rsid w:val="002D3665"/>
    <w:rsid w:val="002D3A7D"/>
    <w:rsid w:val="002D4592"/>
    <w:rsid w:val="002D4F95"/>
    <w:rsid w:val="002D539A"/>
    <w:rsid w:val="002D6B1A"/>
    <w:rsid w:val="002D6C1D"/>
    <w:rsid w:val="002D78F4"/>
    <w:rsid w:val="002E0ADD"/>
    <w:rsid w:val="002E11F1"/>
    <w:rsid w:val="002E150A"/>
    <w:rsid w:val="002E221D"/>
    <w:rsid w:val="002E2370"/>
    <w:rsid w:val="002E253C"/>
    <w:rsid w:val="002E2683"/>
    <w:rsid w:val="002E2CB4"/>
    <w:rsid w:val="002E2CCA"/>
    <w:rsid w:val="002E30C4"/>
    <w:rsid w:val="002E36CC"/>
    <w:rsid w:val="002E5AEA"/>
    <w:rsid w:val="002E681B"/>
    <w:rsid w:val="002F112B"/>
    <w:rsid w:val="002F2012"/>
    <w:rsid w:val="002F21E8"/>
    <w:rsid w:val="002F2523"/>
    <w:rsid w:val="002F263E"/>
    <w:rsid w:val="002F37D2"/>
    <w:rsid w:val="002F44F6"/>
    <w:rsid w:val="002F532F"/>
    <w:rsid w:val="002F5844"/>
    <w:rsid w:val="002F5F54"/>
    <w:rsid w:val="002F7493"/>
    <w:rsid w:val="002F79ED"/>
    <w:rsid w:val="00300518"/>
    <w:rsid w:val="00300A3E"/>
    <w:rsid w:val="003017DF"/>
    <w:rsid w:val="0030316B"/>
    <w:rsid w:val="003034B8"/>
    <w:rsid w:val="00303BCC"/>
    <w:rsid w:val="0030519A"/>
    <w:rsid w:val="003065ED"/>
    <w:rsid w:val="00306ECC"/>
    <w:rsid w:val="003072E8"/>
    <w:rsid w:val="00307697"/>
    <w:rsid w:val="0030795F"/>
    <w:rsid w:val="00307ADE"/>
    <w:rsid w:val="00310777"/>
    <w:rsid w:val="003107BD"/>
    <w:rsid w:val="0031088D"/>
    <w:rsid w:val="00310DFC"/>
    <w:rsid w:val="00310F1C"/>
    <w:rsid w:val="003133A3"/>
    <w:rsid w:val="003139DA"/>
    <w:rsid w:val="00313C64"/>
    <w:rsid w:val="0031495A"/>
    <w:rsid w:val="003166C4"/>
    <w:rsid w:val="003169FD"/>
    <w:rsid w:val="003177A8"/>
    <w:rsid w:val="00317A49"/>
    <w:rsid w:val="00317AFA"/>
    <w:rsid w:val="00317D84"/>
    <w:rsid w:val="00317FA3"/>
    <w:rsid w:val="00320F61"/>
    <w:rsid w:val="00321D60"/>
    <w:rsid w:val="00322500"/>
    <w:rsid w:val="0032275D"/>
    <w:rsid w:val="003237D9"/>
    <w:rsid w:val="00323C7D"/>
    <w:rsid w:val="0032469B"/>
    <w:rsid w:val="003247EC"/>
    <w:rsid w:val="00325D71"/>
    <w:rsid w:val="00325E2E"/>
    <w:rsid w:val="00327ECE"/>
    <w:rsid w:val="0033084E"/>
    <w:rsid w:val="00330C9E"/>
    <w:rsid w:val="00331117"/>
    <w:rsid w:val="00331E4A"/>
    <w:rsid w:val="00332A1C"/>
    <w:rsid w:val="00333981"/>
    <w:rsid w:val="00334DAB"/>
    <w:rsid w:val="00336329"/>
    <w:rsid w:val="003365CA"/>
    <w:rsid w:val="00337D6A"/>
    <w:rsid w:val="00340D8A"/>
    <w:rsid w:val="00341001"/>
    <w:rsid w:val="0034146F"/>
    <w:rsid w:val="00343085"/>
    <w:rsid w:val="00343AEC"/>
    <w:rsid w:val="003444EA"/>
    <w:rsid w:val="0034513B"/>
    <w:rsid w:val="00345C1C"/>
    <w:rsid w:val="003464CB"/>
    <w:rsid w:val="003474AD"/>
    <w:rsid w:val="003509DB"/>
    <w:rsid w:val="003513C3"/>
    <w:rsid w:val="00353826"/>
    <w:rsid w:val="00353FF0"/>
    <w:rsid w:val="003543F4"/>
    <w:rsid w:val="00354528"/>
    <w:rsid w:val="00354541"/>
    <w:rsid w:val="00355F9D"/>
    <w:rsid w:val="00356193"/>
    <w:rsid w:val="00356B4B"/>
    <w:rsid w:val="00357854"/>
    <w:rsid w:val="0036064F"/>
    <w:rsid w:val="00360888"/>
    <w:rsid w:val="0036245F"/>
    <w:rsid w:val="00362909"/>
    <w:rsid w:val="00363650"/>
    <w:rsid w:val="00363981"/>
    <w:rsid w:val="00363A57"/>
    <w:rsid w:val="0036496B"/>
    <w:rsid w:val="0036684F"/>
    <w:rsid w:val="00366D63"/>
    <w:rsid w:val="00370182"/>
    <w:rsid w:val="003704C7"/>
    <w:rsid w:val="00370695"/>
    <w:rsid w:val="00370A75"/>
    <w:rsid w:val="0037128A"/>
    <w:rsid w:val="00371771"/>
    <w:rsid w:val="00371908"/>
    <w:rsid w:val="00371B3B"/>
    <w:rsid w:val="00371D5D"/>
    <w:rsid w:val="00372DF4"/>
    <w:rsid w:val="00372E9F"/>
    <w:rsid w:val="003733DE"/>
    <w:rsid w:val="003736D7"/>
    <w:rsid w:val="0037421A"/>
    <w:rsid w:val="003750CB"/>
    <w:rsid w:val="00375B14"/>
    <w:rsid w:val="003776E7"/>
    <w:rsid w:val="00377FD6"/>
    <w:rsid w:val="0038074C"/>
    <w:rsid w:val="0038144C"/>
    <w:rsid w:val="00381E28"/>
    <w:rsid w:val="00382210"/>
    <w:rsid w:val="0038240D"/>
    <w:rsid w:val="00383B49"/>
    <w:rsid w:val="00383D15"/>
    <w:rsid w:val="00383E58"/>
    <w:rsid w:val="0038532F"/>
    <w:rsid w:val="00385D99"/>
    <w:rsid w:val="00385E66"/>
    <w:rsid w:val="003860C5"/>
    <w:rsid w:val="00386353"/>
    <w:rsid w:val="003877F0"/>
    <w:rsid w:val="00387A06"/>
    <w:rsid w:val="003922B2"/>
    <w:rsid w:val="003925BF"/>
    <w:rsid w:val="00392E16"/>
    <w:rsid w:val="00392E7B"/>
    <w:rsid w:val="0039337E"/>
    <w:rsid w:val="003941EA"/>
    <w:rsid w:val="00395626"/>
    <w:rsid w:val="00397AFC"/>
    <w:rsid w:val="003A0D35"/>
    <w:rsid w:val="003A23B1"/>
    <w:rsid w:val="003A2E69"/>
    <w:rsid w:val="003A3035"/>
    <w:rsid w:val="003A5C5D"/>
    <w:rsid w:val="003A5DB7"/>
    <w:rsid w:val="003A6F69"/>
    <w:rsid w:val="003A74F5"/>
    <w:rsid w:val="003B0A57"/>
    <w:rsid w:val="003B0FF4"/>
    <w:rsid w:val="003B161C"/>
    <w:rsid w:val="003B1DA8"/>
    <w:rsid w:val="003B2105"/>
    <w:rsid w:val="003B2A0F"/>
    <w:rsid w:val="003B2A65"/>
    <w:rsid w:val="003B3DDD"/>
    <w:rsid w:val="003B4630"/>
    <w:rsid w:val="003B6BB3"/>
    <w:rsid w:val="003C037F"/>
    <w:rsid w:val="003C0C28"/>
    <w:rsid w:val="003C11ED"/>
    <w:rsid w:val="003C1C39"/>
    <w:rsid w:val="003C1CA1"/>
    <w:rsid w:val="003C1F63"/>
    <w:rsid w:val="003C2284"/>
    <w:rsid w:val="003C2A42"/>
    <w:rsid w:val="003C315B"/>
    <w:rsid w:val="003C3762"/>
    <w:rsid w:val="003C3FB3"/>
    <w:rsid w:val="003C4587"/>
    <w:rsid w:val="003C4A50"/>
    <w:rsid w:val="003C7202"/>
    <w:rsid w:val="003D0B53"/>
    <w:rsid w:val="003D0F0C"/>
    <w:rsid w:val="003D2080"/>
    <w:rsid w:val="003D24C6"/>
    <w:rsid w:val="003D30A3"/>
    <w:rsid w:val="003D4673"/>
    <w:rsid w:val="003D5694"/>
    <w:rsid w:val="003D6972"/>
    <w:rsid w:val="003D6B67"/>
    <w:rsid w:val="003D76FB"/>
    <w:rsid w:val="003D7785"/>
    <w:rsid w:val="003E00A6"/>
    <w:rsid w:val="003E019B"/>
    <w:rsid w:val="003E1316"/>
    <w:rsid w:val="003E1C69"/>
    <w:rsid w:val="003E352E"/>
    <w:rsid w:val="003E4BC3"/>
    <w:rsid w:val="003E4EE6"/>
    <w:rsid w:val="003E6EDA"/>
    <w:rsid w:val="003E719E"/>
    <w:rsid w:val="003F024B"/>
    <w:rsid w:val="003F02BF"/>
    <w:rsid w:val="003F14F4"/>
    <w:rsid w:val="003F1A0C"/>
    <w:rsid w:val="003F1E78"/>
    <w:rsid w:val="003F1EE8"/>
    <w:rsid w:val="003F1FAA"/>
    <w:rsid w:val="003F214A"/>
    <w:rsid w:val="003F3E24"/>
    <w:rsid w:val="003F4DCC"/>
    <w:rsid w:val="003F5023"/>
    <w:rsid w:val="003F51F6"/>
    <w:rsid w:val="003F542B"/>
    <w:rsid w:val="003F5908"/>
    <w:rsid w:val="003F59E7"/>
    <w:rsid w:val="003F5A8B"/>
    <w:rsid w:val="003F5F72"/>
    <w:rsid w:val="003F67B0"/>
    <w:rsid w:val="003F67FC"/>
    <w:rsid w:val="00400FC7"/>
    <w:rsid w:val="0040133B"/>
    <w:rsid w:val="00404FA9"/>
    <w:rsid w:val="004050CE"/>
    <w:rsid w:val="0040553D"/>
    <w:rsid w:val="004056D0"/>
    <w:rsid w:val="00406122"/>
    <w:rsid w:val="004063F0"/>
    <w:rsid w:val="00406621"/>
    <w:rsid w:val="00406706"/>
    <w:rsid w:val="00406D29"/>
    <w:rsid w:val="004075CF"/>
    <w:rsid w:val="00407E8F"/>
    <w:rsid w:val="004100D2"/>
    <w:rsid w:val="00410260"/>
    <w:rsid w:val="00410817"/>
    <w:rsid w:val="00410BA8"/>
    <w:rsid w:val="004114EA"/>
    <w:rsid w:val="00412397"/>
    <w:rsid w:val="0041276B"/>
    <w:rsid w:val="00412C20"/>
    <w:rsid w:val="004145D3"/>
    <w:rsid w:val="00414C73"/>
    <w:rsid w:val="00416AE5"/>
    <w:rsid w:val="00417047"/>
    <w:rsid w:val="00417B75"/>
    <w:rsid w:val="00420D8E"/>
    <w:rsid w:val="0042103A"/>
    <w:rsid w:val="00422E1C"/>
    <w:rsid w:val="00423076"/>
    <w:rsid w:val="00423357"/>
    <w:rsid w:val="00423B0D"/>
    <w:rsid w:val="00424C52"/>
    <w:rsid w:val="00426FC7"/>
    <w:rsid w:val="00427579"/>
    <w:rsid w:val="004275FF"/>
    <w:rsid w:val="004322B4"/>
    <w:rsid w:val="00432CE9"/>
    <w:rsid w:val="00432ECE"/>
    <w:rsid w:val="00433199"/>
    <w:rsid w:val="00433750"/>
    <w:rsid w:val="00433F40"/>
    <w:rsid w:val="004349C7"/>
    <w:rsid w:val="00435DD3"/>
    <w:rsid w:val="00436AE3"/>
    <w:rsid w:val="004376DD"/>
    <w:rsid w:val="004377E7"/>
    <w:rsid w:val="00440918"/>
    <w:rsid w:val="00442A7B"/>
    <w:rsid w:val="00442F19"/>
    <w:rsid w:val="00443C61"/>
    <w:rsid w:val="0044528F"/>
    <w:rsid w:val="004455AD"/>
    <w:rsid w:val="00446442"/>
    <w:rsid w:val="00446870"/>
    <w:rsid w:val="004469EC"/>
    <w:rsid w:val="00447DD2"/>
    <w:rsid w:val="00450371"/>
    <w:rsid w:val="004511D5"/>
    <w:rsid w:val="004513D6"/>
    <w:rsid w:val="00453C04"/>
    <w:rsid w:val="00454804"/>
    <w:rsid w:val="004550AB"/>
    <w:rsid w:val="004561E3"/>
    <w:rsid w:val="0046049B"/>
    <w:rsid w:val="00460E8A"/>
    <w:rsid w:val="00461CAD"/>
    <w:rsid w:val="00461FA2"/>
    <w:rsid w:val="00462061"/>
    <w:rsid w:val="004621A4"/>
    <w:rsid w:val="00462A09"/>
    <w:rsid w:val="00463768"/>
    <w:rsid w:val="00464CBD"/>
    <w:rsid w:val="00464F62"/>
    <w:rsid w:val="00465C29"/>
    <w:rsid w:val="00465F79"/>
    <w:rsid w:val="00470347"/>
    <w:rsid w:val="00470719"/>
    <w:rsid w:val="00471530"/>
    <w:rsid w:val="0047175A"/>
    <w:rsid w:val="00471D2C"/>
    <w:rsid w:val="004734B8"/>
    <w:rsid w:val="004735D8"/>
    <w:rsid w:val="00473DE0"/>
    <w:rsid w:val="00474214"/>
    <w:rsid w:val="00474EEA"/>
    <w:rsid w:val="004759D1"/>
    <w:rsid w:val="00476E59"/>
    <w:rsid w:val="004772B9"/>
    <w:rsid w:val="004773B1"/>
    <w:rsid w:val="004800AB"/>
    <w:rsid w:val="004803EA"/>
    <w:rsid w:val="00480945"/>
    <w:rsid w:val="00481DA4"/>
    <w:rsid w:val="004822F8"/>
    <w:rsid w:val="00483AF8"/>
    <w:rsid w:val="00484969"/>
    <w:rsid w:val="004865DA"/>
    <w:rsid w:val="004866C0"/>
    <w:rsid w:val="00487101"/>
    <w:rsid w:val="0048786A"/>
    <w:rsid w:val="00490668"/>
    <w:rsid w:val="0049181D"/>
    <w:rsid w:val="00492745"/>
    <w:rsid w:val="00494418"/>
    <w:rsid w:val="00495141"/>
    <w:rsid w:val="00495E6B"/>
    <w:rsid w:val="00496047"/>
    <w:rsid w:val="004960FA"/>
    <w:rsid w:val="004976A8"/>
    <w:rsid w:val="00497FA6"/>
    <w:rsid w:val="004A0036"/>
    <w:rsid w:val="004A0E40"/>
    <w:rsid w:val="004A1EC6"/>
    <w:rsid w:val="004A1F50"/>
    <w:rsid w:val="004A204E"/>
    <w:rsid w:val="004A2340"/>
    <w:rsid w:val="004A28ED"/>
    <w:rsid w:val="004A2BF8"/>
    <w:rsid w:val="004A30F2"/>
    <w:rsid w:val="004A3A9C"/>
    <w:rsid w:val="004A4A38"/>
    <w:rsid w:val="004A629B"/>
    <w:rsid w:val="004A6E03"/>
    <w:rsid w:val="004B0290"/>
    <w:rsid w:val="004B045B"/>
    <w:rsid w:val="004B0F4D"/>
    <w:rsid w:val="004B29A9"/>
    <w:rsid w:val="004B2CB5"/>
    <w:rsid w:val="004B35F9"/>
    <w:rsid w:val="004B37E7"/>
    <w:rsid w:val="004B57CA"/>
    <w:rsid w:val="004B5C75"/>
    <w:rsid w:val="004B6059"/>
    <w:rsid w:val="004C0363"/>
    <w:rsid w:val="004C07C6"/>
    <w:rsid w:val="004C0C90"/>
    <w:rsid w:val="004C145F"/>
    <w:rsid w:val="004C1E36"/>
    <w:rsid w:val="004C3F0E"/>
    <w:rsid w:val="004C43BB"/>
    <w:rsid w:val="004C48CB"/>
    <w:rsid w:val="004C4E5D"/>
    <w:rsid w:val="004C54DA"/>
    <w:rsid w:val="004C7F84"/>
    <w:rsid w:val="004D0175"/>
    <w:rsid w:val="004D0645"/>
    <w:rsid w:val="004D06BD"/>
    <w:rsid w:val="004D4028"/>
    <w:rsid w:val="004D415F"/>
    <w:rsid w:val="004D5781"/>
    <w:rsid w:val="004D57CF"/>
    <w:rsid w:val="004D5968"/>
    <w:rsid w:val="004D5D2A"/>
    <w:rsid w:val="004D7FFD"/>
    <w:rsid w:val="004E0E71"/>
    <w:rsid w:val="004E115E"/>
    <w:rsid w:val="004E143E"/>
    <w:rsid w:val="004E383A"/>
    <w:rsid w:val="004E396A"/>
    <w:rsid w:val="004E4627"/>
    <w:rsid w:val="004E47AA"/>
    <w:rsid w:val="004E5152"/>
    <w:rsid w:val="004E5DD4"/>
    <w:rsid w:val="004E6032"/>
    <w:rsid w:val="004E6760"/>
    <w:rsid w:val="004E6F1F"/>
    <w:rsid w:val="004E7ABF"/>
    <w:rsid w:val="004F0875"/>
    <w:rsid w:val="004F1313"/>
    <w:rsid w:val="004F1984"/>
    <w:rsid w:val="004F2E2D"/>
    <w:rsid w:val="004F33A6"/>
    <w:rsid w:val="004F34AE"/>
    <w:rsid w:val="004F38E3"/>
    <w:rsid w:val="004F4265"/>
    <w:rsid w:val="004F6049"/>
    <w:rsid w:val="004F719A"/>
    <w:rsid w:val="004F726F"/>
    <w:rsid w:val="00500519"/>
    <w:rsid w:val="005011ED"/>
    <w:rsid w:val="0050150E"/>
    <w:rsid w:val="005029BD"/>
    <w:rsid w:val="00502DF5"/>
    <w:rsid w:val="00502F8E"/>
    <w:rsid w:val="005036FB"/>
    <w:rsid w:val="005041B1"/>
    <w:rsid w:val="0050422F"/>
    <w:rsid w:val="00504DF8"/>
    <w:rsid w:val="00504FFA"/>
    <w:rsid w:val="00506D1F"/>
    <w:rsid w:val="00506F7D"/>
    <w:rsid w:val="00507225"/>
    <w:rsid w:val="00507A8E"/>
    <w:rsid w:val="00507C43"/>
    <w:rsid w:val="005120E6"/>
    <w:rsid w:val="005120F3"/>
    <w:rsid w:val="0051217B"/>
    <w:rsid w:val="005137FA"/>
    <w:rsid w:val="00513969"/>
    <w:rsid w:val="005150EF"/>
    <w:rsid w:val="00515A72"/>
    <w:rsid w:val="005171D6"/>
    <w:rsid w:val="00517338"/>
    <w:rsid w:val="005173EF"/>
    <w:rsid w:val="00517573"/>
    <w:rsid w:val="0052163E"/>
    <w:rsid w:val="00522C19"/>
    <w:rsid w:val="005242AB"/>
    <w:rsid w:val="00524FAA"/>
    <w:rsid w:val="0052571E"/>
    <w:rsid w:val="005269D0"/>
    <w:rsid w:val="00527AD2"/>
    <w:rsid w:val="0053141B"/>
    <w:rsid w:val="00531C3F"/>
    <w:rsid w:val="00532260"/>
    <w:rsid w:val="00533A40"/>
    <w:rsid w:val="005342FD"/>
    <w:rsid w:val="00534680"/>
    <w:rsid w:val="00534F32"/>
    <w:rsid w:val="005352AA"/>
    <w:rsid w:val="00536339"/>
    <w:rsid w:val="00536DFF"/>
    <w:rsid w:val="0053763D"/>
    <w:rsid w:val="005406FA"/>
    <w:rsid w:val="00541182"/>
    <w:rsid w:val="005419BD"/>
    <w:rsid w:val="00541ECF"/>
    <w:rsid w:val="00542B0B"/>
    <w:rsid w:val="00542ED8"/>
    <w:rsid w:val="00543322"/>
    <w:rsid w:val="00543599"/>
    <w:rsid w:val="0054492B"/>
    <w:rsid w:val="005455FB"/>
    <w:rsid w:val="00545B29"/>
    <w:rsid w:val="005461C2"/>
    <w:rsid w:val="0054637F"/>
    <w:rsid w:val="0054710D"/>
    <w:rsid w:val="0055044E"/>
    <w:rsid w:val="00550F42"/>
    <w:rsid w:val="00551FB8"/>
    <w:rsid w:val="0055263E"/>
    <w:rsid w:val="0055326D"/>
    <w:rsid w:val="005534C0"/>
    <w:rsid w:val="00553DF8"/>
    <w:rsid w:val="0055401D"/>
    <w:rsid w:val="005547DA"/>
    <w:rsid w:val="00555785"/>
    <w:rsid w:val="00555AEB"/>
    <w:rsid w:val="005566E9"/>
    <w:rsid w:val="00556B2C"/>
    <w:rsid w:val="00561035"/>
    <w:rsid w:val="00561141"/>
    <w:rsid w:val="005611DB"/>
    <w:rsid w:val="00561455"/>
    <w:rsid w:val="00563D75"/>
    <w:rsid w:val="00564765"/>
    <w:rsid w:val="00564D3F"/>
    <w:rsid w:val="00564F1E"/>
    <w:rsid w:val="005650CC"/>
    <w:rsid w:val="005652F8"/>
    <w:rsid w:val="005656E5"/>
    <w:rsid w:val="00566074"/>
    <w:rsid w:val="00566BA3"/>
    <w:rsid w:val="00566DB3"/>
    <w:rsid w:val="00570572"/>
    <w:rsid w:val="00571200"/>
    <w:rsid w:val="0057290B"/>
    <w:rsid w:val="00575020"/>
    <w:rsid w:val="005762E4"/>
    <w:rsid w:val="0057712C"/>
    <w:rsid w:val="00580724"/>
    <w:rsid w:val="005808E0"/>
    <w:rsid w:val="00581C39"/>
    <w:rsid w:val="00582C11"/>
    <w:rsid w:val="00582C5E"/>
    <w:rsid w:val="00582D2C"/>
    <w:rsid w:val="00583133"/>
    <w:rsid w:val="005833D7"/>
    <w:rsid w:val="00584350"/>
    <w:rsid w:val="0058494C"/>
    <w:rsid w:val="0058528C"/>
    <w:rsid w:val="00585ECF"/>
    <w:rsid w:val="00586069"/>
    <w:rsid w:val="005869EF"/>
    <w:rsid w:val="00586E95"/>
    <w:rsid w:val="005873ED"/>
    <w:rsid w:val="005874D5"/>
    <w:rsid w:val="00592A02"/>
    <w:rsid w:val="00592B78"/>
    <w:rsid w:val="00593F9F"/>
    <w:rsid w:val="00596377"/>
    <w:rsid w:val="005963D6"/>
    <w:rsid w:val="005963F5"/>
    <w:rsid w:val="00597519"/>
    <w:rsid w:val="005A03E6"/>
    <w:rsid w:val="005A1022"/>
    <w:rsid w:val="005A165C"/>
    <w:rsid w:val="005A1784"/>
    <w:rsid w:val="005A194A"/>
    <w:rsid w:val="005A1EB0"/>
    <w:rsid w:val="005A1F4A"/>
    <w:rsid w:val="005A2CA4"/>
    <w:rsid w:val="005A3433"/>
    <w:rsid w:val="005A373F"/>
    <w:rsid w:val="005A41D2"/>
    <w:rsid w:val="005A4749"/>
    <w:rsid w:val="005A51B1"/>
    <w:rsid w:val="005A57A0"/>
    <w:rsid w:val="005A5A39"/>
    <w:rsid w:val="005A5D74"/>
    <w:rsid w:val="005A6B2B"/>
    <w:rsid w:val="005A6FC2"/>
    <w:rsid w:val="005A7661"/>
    <w:rsid w:val="005B0C5D"/>
    <w:rsid w:val="005B1409"/>
    <w:rsid w:val="005B1AD6"/>
    <w:rsid w:val="005B1C68"/>
    <w:rsid w:val="005B1CE7"/>
    <w:rsid w:val="005B31C4"/>
    <w:rsid w:val="005B3789"/>
    <w:rsid w:val="005B3A17"/>
    <w:rsid w:val="005B4011"/>
    <w:rsid w:val="005B6203"/>
    <w:rsid w:val="005B7760"/>
    <w:rsid w:val="005C1295"/>
    <w:rsid w:val="005C152A"/>
    <w:rsid w:val="005C17EE"/>
    <w:rsid w:val="005C2811"/>
    <w:rsid w:val="005C2C4D"/>
    <w:rsid w:val="005C3529"/>
    <w:rsid w:val="005C3918"/>
    <w:rsid w:val="005C3AAE"/>
    <w:rsid w:val="005C4FFE"/>
    <w:rsid w:val="005C5151"/>
    <w:rsid w:val="005C5CB1"/>
    <w:rsid w:val="005C5E20"/>
    <w:rsid w:val="005C651C"/>
    <w:rsid w:val="005C6BD1"/>
    <w:rsid w:val="005C6C13"/>
    <w:rsid w:val="005C6E10"/>
    <w:rsid w:val="005C7A09"/>
    <w:rsid w:val="005D0298"/>
    <w:rsid w:val="005D067B"/>
    <w:rsid w:val="005D09DB"/>
    <w:rsid w:val="005D1910"/>
    <w:rsid w:val="005D2132"/>
    <w:rsid w:val="005D28BE"/>
    <w:rsid w:val="005D2EA8"/>
    <w:rsid w:val="005D3B5F"/>
    <w:rsid w:val="005D3F7F"/>
    <w:rsid w:val="005D3FA0"/>
    <w:rsid w:val="005D4FBA"/>
    <w:rsid w:val="005D58F4"/>
    <w:rsid w:val="005D5B51"/>
    <w:rsid w:val="005D6374"/>
    <w:rsid w:val="005D73F6"/>
    <w:rsid w:val="005D746F"/>
    <w:rsid w:val="005D7FC7"/>
    <w:rsid w:val="005E0167"/>
    <w:rsid w:val="005E0E0A"/>
    <w:rsid w:val="005E1B17"/>
    <w:rsid w:val="005E2335"/>
    <w:rsid w:val="005E2B61"/>
    <w:rsid w:val="005E2D2A"/>
    <w:rsid w:val="005E3E9B"/>
    <w:rsid w:val="005E50B8"/>
    <w:rsid w:val="005E55EC"/>
    <w:rsid w:val="005E5FB7"/>
    <w:rsid w:val="005E69A2"/>
    <w:rsid w:val="005E6C3E"/>
    <w:rsid w:val="005F09EF"/>
    <w:rsid w:val="005F1AC7"/>
    <w:rsid w:val="005F1F54"/>
    <w:rsid w:val="005F325D"/>
    <w:rsid w:val="005F3BD2"/>
    <w:rsid w:val="005F5B3A"/>
    <w:rsid w:val="005F5DEB"/>
    <w:rsid w:val="005F604A"/>
    <w:rsid w:val="005F7284"/>
    <w:rsid w:val="00600238"/>
    <w:rsid w:val="00600543"/>
    <w:rsid w:val="00600859"/>
    <w:rsid w:val="00600D6E"/>
    <w:rsid w:val="006023E3"/>
    <w:rsid w:val="006032BF"/>
    <w:rsid w:val="00603AAD"/>
    <w:rsid w:val="00604023"/>
    <w:rsid w:val="00607D49"/>
    <w:rsid w:val="0061170C"/>
    <w:rsid w:val="00611D58"/>
    <w:rsid w:val="00611E92"/>
    <w:rsid w:val="0061241E"/>
    <w:rsid w:val="00612760"/>
    <w:rsid w:val="006151D8"/>
    <w:rsid w:val="00616485"/>
    <w:rsid w:val="00616D19"/>
    <w:rsid w:val="006173A0"/>
    <w:rsid w:val="006175B5"/>
    <w:rsid w:val="006179EE"/>
    <w:rsid w:val="00620428"/>
    <w:rsid w:val="006206C9"/>
    <w:rsid w:val="00620FDB"/>
    <w:rsid w:val="006212F3"/>
    <w:rsid w:val="00621603"/>
    <w:rsid w:val="006217EF"/>
    <w:rsid w:val="006220CE"/>
    <w:rsid w:val="0062246F"/>
    <w:rsid w:val="006237FC"/>
    <w:rsid w:val="00623943"/>
    <w:rsid w:val="00623AFD"/>
    <w:rsid w:val="00625B90"/>
    <w:rsid w:val="00625BEF"/>
    <w:rsid w:val="006273E6"/>
    <w:rsid w:val="006279B8"/>
    <w:rsid w:val="00627F78"/>
    <w:rsid w:val="00630454"/>
    <w:rsid w:val="0063215E"/>
    <w:rsid w:val="006324EB"/>
    <w:rsid w:val="00633870"/>
    <w:rsid w:val="00634820"/>
    <w:rsid w:val="00635226"/>
    <w:rsid w:val="006366BA"/>
    <w:rsid w:val="0063682F"/>
    <w:rsid w:val="006408B9"/>
    <w:rsid w:val="0064163B"/>
    <w:rsid w:val="0064236C"/>
    <w:rsid w:val="006423DC"/>
    <w:rsid w:val="00644464"/>
    <w:rsid w:val="0064488E"/>
    <w:rsid w:val="00644B70"/>
    <w:rsid w:val="00645E68"/>
    <w:rsid w:val="00646191"/>
    <w:rsid w:val="0064680A"/>
    <w:rsid w:val="00646CED"/>
    <w:rsid w:val="0065055E"/>
    <w:rsid w:val="006508CF"/>
    <w:rsid w:val="00650CBD"/>
    <w:rsid w:val="00650F78"/>
    <w:rsid w:val="00651963"/>
    <w:rsid w:val="00651CF3"/>
    <w:rsid w:val="00652103"/>
    <w:rsid w:val="00652477"/>
    <w:rsid w:val="00652978"/>
    <w:rsid w:val="006552CF"/>
    <w:rsid w:val="00655666"/>
    <w:rsid w:val="00656AD2"/>
    <w:rsid w:val="006625C5"/>
    <w:rsid w:val="00663704"/>
    <w:rsid w:val="0066390B"/>
    <w:rsid w:val="00663F93"/>
    <w:rsid w:val="00664207"/>
    <w:rsid w:val="00664578"/>
    <w:rsid w:val="006659B4"/>
    <w:rsid w:val="00666772"/>
    <w:rsid w:val="0066691D"/>
    <w:rsid w:val="00667209"/>
    <w:rsid w:val="006712D4"/>
    <w:rsid w:val="00671963"/>
    <w:rsid w:val="0067206F"/>
    <w:rsid w:val="00672483"/>
    <w:rsid w:val="00672C4D"/>
    <w:rsid w:val="00673417"/>
    <w:rsid w:val="00674815"/>
    <w:rsid w:val="00674CE8"/>
    <w:rsid w:val="00674E8D"/>
    <w:rsid w:val="00675E36"/>
    <w:rsid w:val="006762A6"/>
    <w:rsid w:val="006762DF"/>
    <w:rsid w:val="006808C4"/>
    <w:rsid w:val="00680F0C"/>
    <w:rsid w:val="0068116F"/>
    <w:rsid w:val="0068117C"/>
    <w:rsid w:val="006813F8"/>
    <w:rsid w:val="00681A7D"/>
    <w:rsid w:val="00681B88"/>
    <w:rsid w:val="006821C6"/>
    <w:rsid w:val="00682498"/>
    <w:rsid w:val="00682876"/>
    <w:rsid w:val="00682A3B"/>
    <w:rsid w:val="006832A4"/>
    <w:rsid w:val="006835E8"/>
    <w:rsid w:val="00684123"/>
    <w:rsid w:val="0068476D"/>
    <w:rsid w:val="006862F7"/>
    <w:rsid w:val="00686ED5"/>
    <w:rsid w:val="0068703A"/>
    <w:rsid w:val="006871B8"/>
    <w:rsid w:val="00687637"/>
    <w:rsid w:val="00687A38"/>
    <w:rsid w:val="00690731"/>
    <w:rsid w:val="006907FA"/>
    <w:rsid w:val="00690D2B"/>
    <w:rsid w:val="00692CE4"/>
    <w:rsid w:val="00693185"/>
    <w:rsid w:val="006931BB"/>
    <w:rsid w:val="0069357C"/>
    <w:rsid w:val="006973FE"/>
    <w:rsid w:val="00697A08"/>
    <w:rsid w:val="006A0083"/>
    <w:rsid w:val="006A0D56"/>
    <w:rsid w:val="006A1095"/>
    <w:rsid w:val="006A12E9"/>
    <w:rsid w:val="006A25AC"/>
    <w:rsid w:val="006A29BA"/>
    <w:rsid w:val="006A30B6"/>
    <w:rsid w:val="006A31F7"/>
    <w:rsid w:val="006A3606"/>
    <w:rsid w:val="006A4759"/>
    <w:rsid w:val="006A4DB5"/>
    <w:rsid w:val="006A5463"/>
    <w:rsid w:val="006A63CC"/>
    <w:rsid w:val="006A7A48"/>
    <w:rsid w:val="006B0152"/>
    <w:rsid w:val="006B056D"/>
    <w:rsid w:val="006B0868"/>
    <w:rsid w:val="006B0996"/>
    <w:rsid w:val="006B0DD9"/>
    <w:rsid w:val="006B103D"/>
    <w:rsid w:val="006B1368"/>
    <w:rsid w:val="006B147B"/>
    <w:rsid w:val="006B1549"/>
    <w:rsid w:val="006B18DC"/>
    <w:rsid w:val="006B1E14"/>
    <w:rsid w:val="006B20CA"/>
    <w:rsid w:val="006B3187"/>
    <w:rsid w:val="006B425E"/>
    <w:rsid w:val="006B47EB"/>
    <w:rsid w:val="006B5BE3"/>
    <w:rsid w:val="006B6815"/>
    <w:rsid w:val="006B7F2B"/>
    <w:rsid w:val="006C04E9"/>
    <w:rsid w:val="006C1387"/>
    <w:rsid w:val="006C1A5D"/>
    <w:rsid w:val="006C2862"/>
    <w:rsid w:val="006C2C4E"/>
    <w:rsid w:val="006C30DA"/>
    <w:rsid w:val="006C3CF7"/>
    <w:rsid w:val="006C3E55"/>
    <w:rsid w:val="006C4EB5"/>
    <w:rsid w:val="006C57BF"/>
    <w:rsid w:val="006C5B26"/>
    <w:rsid w:val="006C6309"/>
    <w:rsid w:val="006C631A"/>
    <w:rsid w:val="006C6975"/>
    <w:rsid w:val="006D0179"/>
    <w:rsid w:val="006D03D2"/>
    <w:rsid w:val="006D05FF"/>
    <w:rsid w:val="006D22D4"/>
    <w:rsid w:val="006D2375"/>
    <w:rsid w:val="006D2BE1"/>
    <w:rsid w:val="006D30D5"/>
    <w:rsid w:val="006D37DB"/>
    <w:rsid w:val="006D4443"/>
    <w:rsid w:val="006D662E"/>
    <w:rsid w:val="006D7E41"/>
    <w:rsid w:val="006E0153"/>
    <w:rsid w:val="006E01CA"/>
    <w:rsid w:val="006E2E37"/>
    <w:rsid w:val="006E2F79"/>
    <w:rsid w:val="006E34B7"/>
    <w:rsid w:val="006E450F"/>
    <w:rsid w:val="006E4780"/>
    <w:rsid w:val="006E4C59"/>
    <w:rsid w:val="006E56BA"/>
    <w:rsid w:val="006E5F14"/>
    <w:rsid w:val="006E648E"/>
    <w:rsid w:val="006E6A30"/>
    <w:rsid w:val="006E719D"/>
    <w:rsid w:val="006E7214"/>
    <w:rsid w:val="006E723B"/>
    <w:rsid w:val="006E796B"/>
    <w:rsid w:val="006E7B1E"/>
    <w:rsid w:val="006E7CC7"/>
    <w:rsid w:val="006F0A61"/>
    <w:rsid w:val="006F1FD3"/>
    <w:rsid w:val="006F208C"/>
    <w:rsid w:val="006F23EB"/>
    <w:rsid w:val="006F2C9D"/>
    <w:rsid w:val="006F312E"/>
    <w:rsid w:val="006F34DA"/>
    <w:rsid w:val="006F5628"/>
    <w:rsid w:val="00700003"/>
    <w:rsid w:val="007001FE"/>
    <w:rsid w:val="0070138C"/>
    <w:rsid w:val="00701491"/>
    <w:rsid w:val="007015CD"/>
    <w:rsid w:val="00701A58"/>
    <w:rsid w:val="00701D7F"/>
    <w:rsid w:val="00702566"/>
    <w:rsid w:val="00702CB4"/>
    <w:rsid w:val="007032FF"/>
    <w:rsid w:val="007039F9"/>
    <w:rsid w:val="00703D65"/>
    <w:rsid w:val="00704AC1"/>
    <w:rsid w:val="00704BFD"/>
    <w:rsid w:val="00704F62"/>
    <w:rsid w:val="00705219"/>
    <w:rsid w:val="00705409"/>
    <w:rsid w:val="0070564F"/>
    <w:rsid w:val="00707E61"/>
    <w:rsid w:val="007103DA"/>
    <w:rsid w:val="00710653"/>
    <w:rsid w:val="007107FD"/>
    <w:rsid w:val="00711EFF"/>
    <w:rsid w:val="00712F19"/>
    <w:rsid w:val="007133A9"/>
    <w:rsid w:val="007135D0"/>
    <w:rsid w:val="00713DCC"/>
    <w:rsid w:val="00714CF4"/>
    <w:rsid w:val="00714D59"/>
    <w:rsid w:val="00715617"/>
    <w:rsid w:val="00715949"/>
    <w:rsid w:val="0071748E"/>
    <w:rsid w:val="0071779B"/>
    <w:rsid w:val="00717FF1"/>
    <w:rsid w:val="007211BF"/>
    <w:rsid w:val="00721428"/>
    <w:rsid w:val="00722162"/>
    <w:rsid w:val="00722FCC"/>
    <w:rsid w:val="00723716"/>
    <w:rsid w:val="00723B36"/>
    <w:rsid w:val="00723C14"/>
    <w:rsid w:val="007245BB"/>
    <w:rsid w:val="0072509B"/>
    <w:rsid w:val="00725C25"/>
    <w:rsid w:val="0072613B"/>
    <w:rsid w:val="00726A18"/>
    <w:rsid w:val="00727CA5"/>
    <w:rsid w:val="0073089D"/>
    <w:rsid w:val="00731261"/>
    <w:rsid w:val="00731A70"/>
    <w:rsid w:val="007329CE"/>
    <w:rsid w:val="00732AC8"/>
    <w:rsid w:val="00732D78"/>
    <w:rsid w:val="00733337"/>
    <w:rsid w:val="007339DB"/>
    <w:rsid w:val="00733AC5"/>
    <w:rsid w:val="0073471B"/>
    <w:rsid w:val="00734D1C"/>
    <w:rsid w:val="00734E8C"/>
    <w:rsid w:val="00734F64"/>
    <w:rsid w:val="00735210"/>
    <w:rsid w:val="0073558E"/>
    <w:rsid w:val="007358DE"/>
    <w:rsid w:val="007360FC"/>
    <w:rsid w:val="00736254"/>
    <w:rsid w:val="00736529"/>
    <w:rsid w:val="00737567"/>
    <w:rsid w:val="00737B62"/>
    <w:rsid w:val="00737C43"/>
    <w:rsid w:val="00737E85"/>
    <w:rsid w:val="00737F06"/>
    <w:rsid w:val="00740459"/>
    <w:rsid w:val="007416D0"/>
    <w:rsid w:val="00744B3A"/>
    <w:rsid w:val="00744D87"/>
    <w:rsid w:val="00744EB6"/>
    <w:rsid w:val="00745FA6"/>
    <w:rsid w:val="00747120"/>
    <w:rsid w:val="007502E1"/>
    <w:rsid w:val="0075095F"/>
    <w:rsid w:val="007527D8"/>
    <w:rsid w:val="007532FD"/>
    <w:rsid w:val="007538A5"/>
    <w:rsid w:val="00754301"/>
    <w:rsid w:val="00754E75"/>
    <w:rsid w:val="007555D3"/>
    <w:rsid w:val="0075678D"/>
    <w:rsid w:val="00756D23"/>
    <w:rsid w:val="007579FC"/>
    <w:rsid w:val="00761547"/>
    <w:rsid w:val="0076174D"/>
    <w:rsid w:val="00761C8F"/>
    <w:rsid w:val="00761E90"/>
    <w:rsid w:val="00762706"/>
    <w:rsid w:val="00762880"/>
    <w:rsid w:val="00763136"/>
    <w:rsid w:val="00765042"/>
    <w:rsid w:val="007656D7"/>
    <w:rsid w:val="00765981"/>
    <w:rsid w:val="00765A9C"/>
    <w:rsid w:val="00766844"/>
    <w:rsid w:val="007678F2"/>
    <w:rsid w:val="0077033A"/>
    <w:rsid w:val="00770B4B"/>
    <w:rsid w:val="00771791"/>
    <w:rsid w:val="007728F8"/>
    <w:rsid w:val="00772973"/>
    <w:rsid w:val="00772C0F"/>
    <w:rsid w:val="00773816"/>
    <w:rsid w:val="0077470E"/>
    <w:rsid w:val="00775975"/>
    <w:rsid w:val="00775B0C"/>
    <w:rsid w:val="00775E4E"/>
    <w:rsid w:val="007762D5"/>
    <w:rsid w:val="00781357"/>
    <w:rsid w:val="007813CE"/>
    <w:rsid w:val="00782538"/>
    <w:rsid w:val="00782E69"/>
    <w:rsid w:val="0078382A"/>
    <w:rsid w:val="00783B1A"/>
    <w:rsid w:val="007841C8"/>
    <w:rsid w:val="007842D9"/>
    <w:rsid w:val="007854CD"/>
    <w:rsid w:val="00786ECE"/>
    <w:rsid w:val="00786ED5"/>
    <w:rsid w:val="007871B8"/>
    <w:rsid w:val="007872F1"/>
    <w:rsid w:val="00787BFF"/>
    <w:rsid w:val="0079014D"/>
    <w:rsid w:val="00790232"/>
    <w:rsid w:val="0079088B"/>
    <w:rsid w:val="0079101D"/>
    <w:rsid w:val="00791C97"/>
    <w:rsid w:val="00796FA4"/>
    <w:rsid w:val="00797F65"/>
    <w:rsid w:val="007A00A5"/>
    <w:rsid w:val="007A05D9"/>
    <w:rsid w:val="007A11BE"/>
    <w:rsid w:val="007A16EB"/>
    <w:rsid w:val="007A21EB"/>
    <w:rsid w:val="007A2735"/>
    <w:rsid w:val="007A2E95"/>
    <w:rsid w:val="007A46DC"/>
    <w:rsid w:val="007A54CC"/>
    <w:rsid w:val="007A54D8"/>
    <w:rsid w:val="007A591D"/>
    <w:rsid w:val="007A651D"/>
    <w:rsid w:val="007A73D0"/>
    <w:rsid w:val="007A7839"/>
    <w:rsid w:val="007A7BE0"/>
    <w:rsid w:val="007B06D9"/>
    <w:rsid w:val="007B07B3"/>
    <w:rsid w:val="007B09F4"/>
    <w:rsid w:val="007B15D3"/>
    <w:rsid w:val="007B30F1"/>
    <w:rsid w:val="007B49C5"/>
    <w:rsid w:val="007B587E"/>
    <w:rsid w:val="007B5C20"/>
    <w:rsid w:val="007B6A58"/>
    <w:rsid w:val="007B7556"/>
    <w:rsid w:val="007B75AE"/>
    <w:rsid w:val="007B764C"/>
    <w:rsid w:val="007C0529"/>
    <w:rsid w:val="007C1C13"/>
    <w:rsid w:val="007C24F1"/>
    <w:rsid w:val="007C2EE7"/>
    <w:rsid w:val="007C3267"/>
    <w:rsid w:val="007C37DC"/>
    <w:rsid w:val="007C4896"/>
    <w:rsid w:val="007C4A7F"/>
    <w:rsid w:val="007C5CB0"/>
    <w:rsid w:val="007C63D8"/>
    <w:rsid w:val="007C6C3B"/>
    <w:rsid w:val="007C78BD"/>
    <w:rsid w:val="007C7BFF"/>
    <w:rsid w:val="007C7F78"/>
    <w:rsid w:val="007D1505"/>
    <w:rsid w:val="007D186C"/>
    <w:rsid w:val="007D19DD"/>
    <w:rsid w:val="007D2452"/>
    <w:rsid w:val="007D41C5"/>
    <w:rsid w:val="007D4477"/>
    <w:rsid w:val="007D6AC2"/>
    <w:rsid w:val="007D7CE5"/>
    <w:rsid w:val="007E1D07"/>
    <w:rsid w:val="007E24DB"/>
    <w:rsid w:val="007E2922"/>
    <w:rsid w:val="007E2DF0"/>
    <w:rsid w:val="007E3137"/>
    <w:rsid w:val="007E4812"/>
    <w:rsid w:val="007E56A0"/>
    <w:rsid w:val="007E5869"/>
    <w:rsid w:val="007E61C7"/>
    <w:rsid w:val="007E6883"/>
    <w:rsid w:val="007E6AD4"/>
    <w:rsid w:val="007E7934"/>
    <w:rsid w:val="007E7FA4"/>
    <w:rsid w:val="007F034A"/>
    <w:rsid w:val="007F04D9"/>
    <w:rsid w:val="007F0A6C"/>
    <w:rsid w:val="007F0CE3"/>
    <w:rsid w:val="007F0E37"/>
    <w:rsid w:val="007F0F53"/>
    <w:rsid w:val="007F1527"/>
    <w:rsid w:val="007F1C7F"/>
    <w:rsid w:val="007F23DC"/>
    <w:rsid w:val="007F3373"/>
    <w:rsid w:val="007F42B1"/>
    <w:rsid w:val="007F4F85"/>
    <w:rsid w:val="007F52AD"/>
    <w:rsid w:val="007F5A8A"/>
    <w:rsid w:val="007F62DE"/>
    <w:rsid w:val="007F6BCE"/>
    <w:rsid w:val="007F7159"/>
    <w:rsid w:val="007F76EB"/>
    <w:rsid w:val="007F776F"/>
    <w:rsid w:val="007F7822"/>
    <w:rsid w:val="00800478"/>
    <w:rsid w:val="00800590"/>
    <w:rsid w:val="00800836"/>
    <w:rsid w:val="00800B25"/>
    <w:rsid w:val="00800B51"/>
    <w:rsid w:val="00800DE2"/>
    <w:rsid w:val="008015CB"/>
    <w:rsid w:val="00801D10"/>
    <w:rsid w:val="008021FF"/>
    <w:rsid w:val="00802E16"/>
    <w:rsid w:val="008030DF"/>
    <w:rsid w:val="00803770"/>
    <w:rsid w:val="0080379D"/>
    <w:rsid w:val="00804B8D"/>
    <w:rsid w:val="00804B9E"/>
    <w:rsid w:val="0080534C"/>
    <w:rsid w:val="00805B02"/>
    <w:rsid w:val="008060D8"/>
    <w:rsid w:val="00806259"/>
    <w:rsid w:val="00806B61"/>
    <w:rsid w:val="00807107"/>
    <w:rsid w:val="0081015E"/>
    <w:rsid w:val="00810F56"/>
    <w:rsid w:val="00811031"/>
    <w:rsid w:val="00811465"/>
    <w:rsid w:val="008118F0"/>
    <w:rsid w:val="00811E2F"/>
    <w:rsid w:val="0081282C"/>
    <w:rsid w:val="00812D34"/>
    <w:rsid w:val="00815164"/>
    <w:rsid w:val="00816440"/>
    <w:rsid w:val="00816AB5"/>
    <w:rsid w:val="00817138"/>
    <w:rsid w:val="00820130"/>
    <w:rsid w:val="00821D12"/>
    <w:rsid w:val="00822B55"/>
    <w:rsid w:val="00822F67"/>
    <w:rsid w:val="00823B36"/>
    <w:rsid w:val="00824621"/>
    <w:rsid w:val="008246CE"/>
    <w:rsid w:val="00825B33"/>
    <w:rsid w:val="008263D7"/>
    <w:rsid w:val="00826671"/>
    <w:rsid w:val="00826AA5"/>
    <w:rsid w:val="00826B7F"/>
    <w:rsid w:val="00830240"/>
    <w:rsid w:val="00830C77"/>
    <w:rsid w:val="0083114D"/>
    <w:rsid w:val="008330AF"/>
    <w:rsid w:val="00833D50"/>
    <w:rsid w:val="008344EB"/>
    <w:rsid w:val="00834958"/>
    <w:rsid w:val="0083543F"/>
    <w:rsid w:val="008358B3"/>
    <w:rsid w:val="0084025D"/>
    <w:rsid w:val="00840844"/>
    <w:rsid w:val="0084111B"/>
    <w:rsid w:val="00841447"/>
    <w:rsid w:val="0084477C"/>
    <w:rsid w:val="00845158"/>
    <w:rsid w:val="0084651D"/>
    <w:rsid w:val="00846805"/>
    <w:rsid w:val="008469D4"/>
    <w:rsid w:val="00846CA6"/>
    <w:rsid w:val="00846F36"/>
    <w:rsid w:val="00847298"/>
    <w:rsid w:val="00847479"/>
    <w:rsid w:val="00847CA2"/>
    <w:rsid w:val="00850C8E"/>
    <w:rsid w:val="0085238C"/>
    <w:rsid w:val="00852E96"/>
    <w:rsid w:val="00853C6F"/>
    <w:rsid w:val="00853C85"/>
    <w:rsid w:val="00854773"/>
    <w:rsid w:val="00855142"/>
    <w:rsid w:val="0085530C"/>
    <w:rsid w:val="008560BD"/>
    <w:rsid w:val="008567C1"/>
    <w:rsid w:val="00857097"/>
    <w:rsid w:val="00857546"/>
    <w:rsid w:val="00857E4A"/>
    <w:rsid w:val="00860249"/>
    <w:rsid w:val="0086132E"/>
    <w:rsid w:val="0086159F"/>
    <w:rsid w:val="008625A1"/>
    <w:rsid w:val="0086304A"/>
    <w:rsid w:val="008651B2"/>
    <w:rsid w:val="00865312"/>
    <w:rsid w:val="00866255"/>
    <w:rsid w:val="00866AB0"/>
    <w:rsid w:val="00866B9B"/>
    <w:rsid w:val="00866D7B"/>
    <w:rsid w:val="00866ED6"/>
    <w:rsid w:val="00867748"/>
    <w:rsid w:val="00867979"/>
    <w:rsid w:val="008679E5"/>
    <w:rsid w:val="0087025E"/>
    <w:rsid w:val="00870AD7"/>
    <w:rsid w:val="00871B51"/>
    <w:rsid w:val="00871E77"/>
    <w:rsid w:val="00874C39"/>
    <w:rsid w:val="0087523F"/>
    <w:rsid w:val="008753D0"/>
    <w:rsid w:val="00875E0D"/>
    <w:rsid w:val="00875F5C"/>
    <w:rsid w:val="00876001"/>
    <w:rsid w:val="0087715B"/>
    <w:rsid w:val="0087739E"/>
    <w:rsid w:val="008776C2"/>
    <w:rsid w:val="00877AC7"/>
    <w:rsid w:val="00877FC7"/>
    <w:rsid w:val="008800C8"/>
    <w:rsid w:val="0088087C"/>
    <w:rsid w:val="00881D62"/>
    <w:rsid w:val="008854C9"/>
    <w:rsid w:val="00885862"/>
    <w:rsid w:val="00885A7E"/>
    <w:rsid w:val="00885B9F"/>
    <w:rsid w:val="00887502"/>
    <w:rsid w:val="00887DC3"/>
    <w:rsid w:val="00890E48"/>
    <w:rsid w:val="008919A6"/>
    <w:rsid w:val="00891A7E"/>
    <w:rsid w:val="008928A4"/>
    <w:rsid w:val="00892D77"/>
    <w:rsid w:val="00895065"/>
    <w:rsid w:val="00895CFD"/>
    <w:rsid w:val="00897B34"/>
    <w:rsid w:val="00897C5A"/>
    <w:rsid w:val="00897F73"/>
    <w:rsid w:val="008A0D2F"/>
    <w:rsid w:val="008A252D"/>
    <w:rsid w:val="008A2F3D"/>
    <w:rsid w:val="008A423D"/>
    <w:rsid w:val="008A44DC"/>
    <w:rsid w:val="008A47E1"/>
    <w:rsid w:val="008A4863"/>
    <w:rsid w:val="008A5507"/>
    <w:rsid w:val="008A5534"/>
    <w:rsid w:val="008A64D9"/>
    <w:rsid w:val="008A67E8"/>
    <w:rsid w:val="008A795A"/>
    <w:rsid w:val="008B002E"/>
    <w:rsid w:val="008B0105"/>
    <w:rsid w:val="008B225C"/>
    <w:rsid w:val="008B2DF0"/>
    <w:rsid w:val="008B2FBD"/>
    <w:rsid w:val="008B31D1"/>
    <w:rsid w:val="008B3A1D"/>
    <w:rsid w:val="008B4034"/>
    <w:rsid w:val="008B5A6B"/>
    <w:rsid w:val="008B5C65"/>
    <w:rsid w:val="008B7516"/>
    <w:rsid w:val="008B75E9"/>
    <w:rsid w:val="008C157C"/>
    <w:rsid w:val="008C1C80"/>
    <w:rsid w:val="008C24DA"/>
    <w:rsid w:val="008C360A"/>
    <w:rsid w:val="008C3D40"/>
    <w:rsid w:val="008C3F4F"/>
    <w:rsid w:val="008C430A"/>
    <w:rsid w:val="008C44B8"/>
    <w:rsid w:val="008C4B6B"/>
    <w:rsid w:val="008C57AE"/>
    <w:rsid w:val="008C6FD6"/>
    <w:rsid w:val="008C70E0"/>
    <w:rsid w:val="008C77EB"/>
    <w:rsid w:val="008C7C45"/>
    <w:rsid w:val="008C7E63"/>
    <w:rsid w:val="008D1085"/>
    <w:rsid w:val="008D1137"/>
    <w:rsid w:val="008D12EA"/>
    <w:rsid w:val="008D18C4"/>
    <w:rsid w:val="008D1B89"/>
    <w:rsid w:val="008D2C13"/>
    <w:rsid w:val="008D2C63"/>
    <w:rsid w:val="008D2F65"/>
    <w:rsid w:val="008D362F"/>
    <w:rsid w:val="008D42ED"/>
    <w:rsid w:val="008D50FF"/>
    <w:rsid w:val="008D5907"/>
    <w:rsid w:val="008D6121"/>
    <w:rsid w:val="008D7B8C"/>
    <w:rsid w:val="008D7BE1"/>
    <w:rsid w:val="008E0076"/>
    <w:rsid w:val="008E021C"/>
    <w:rsid w:val="008E09EC"/>
    <w:rsid w:val="008E11DB"/>
    <w:rsid w:val="008E1557"/>
    <w:rsid w:val="008E16AE"/>
    <w:rsid w:val="008E16D0"/>
    <w:rsid w:val="008E2DDB"/>
    <w:rsid w:val="008E31E5"/>
    <w:rsid w:val="008E46BC"/>
    <w:rsid w:val="008E5120"/>
    <w:rsid w:val="008E58FD"/>
    <w:rsid w:val="008E6710"/>
    <w:rsid w:val="008E671E"/>
    <w:rsid w:val="008E6850"/>
    <w:rsid w:val="008E7D15"/>
    <w:rsid w:val="008E7DA7"/>
    <w:rsid w:val="008F067C"/>
    <w:rsid w:val="008F0C94"/>
    <w:rsid w:val="008F1F7F"/>
    <w:rsid w:val="008F2240"/>
    <w:rsid w:val="008F2656"/>
    <w:rsid w:val="008F4977"/>
    <w:rsid w:val="008F4EBE"/>
    <w:rsid w:val="008F60A8"/>
    <w:rsid w:val="008F741A"/>
    <w:rsid w:val="008F7825"/>
    <w:rsid w:val="0090076D"/>
    <w:rsid w:val="009020F7"/>
    <w:rsid w:val="00903958"/>
    <w:rsid w:val="00903E18"/>
    <w:rsid w:val="00903EF9"/>
    <w:rsid w:val="0090424B"/>
    <w:rsid w:val="009049A3"/>
    <w:rsid w:val="00905280"/>
    <w:rsid w:val="0090562A"/>
    <w:rsid w:val="00905AD9"/>
    <w:rsid w:val="0090639A"/>
    <w:rsid w:val="009066C6"/>
    <w:rsid w:val="00907349"/>
    <w:rsid w:val="00907619"/>
    <w:rsid w:val="00907A66"/>
    <w:rsid w:val="00907BBA"/>
    <w:rsid w:val="00910140"/>
    <w:rsid w:val="00910BB0"/>
    <w:rsid w:val="00911CCD"/>
    <w:rsid w:val="0091318E"/>
    <w:rsid w:val="009131F4"/>
    <w:rsid w:val="0091336D"/>
    <w:rsid w:val="0091396B"/>
    <w:rsid w:val="009140CC"/>
    <w:rsid w:val="00914B93"/>
    <w:rsid w:val="00914C82"/>
    <w:rsid w:val="00915383"/>
    <w:rsid w:val="009156FE"/>
    <w:rsid w:val="00916121"/>
    <w:rsid w:val="00916148"/>
    <w:rsid w:val="009168A6"/>
    <w:rsid w:val="0092015D"/>
    <w:rsid w:val="00920938"/>
    <w:rsid w:val="009211A1"/>
    <w:rsid w:val="00921652"/>
    <w:rsid w:val="00923021"/>
    <w:rsid w:val="00924323"/>
    <w:rsid w:val="0092472B"/>
    <w:rsid w:val="00924BD9"/>
    <w:rsid w:val="00925BCA"/>
    <w:rsid w:val="00927846"/>
    <w:rsid w:val="009278B9"/>
    <w:rsid w:val="0093013C"/>
    <w:rsid w:val="00930530"/>
    <w:rsid w:val="00931411"/>
    <w:rsid w:val="00932B49"/>
    <w:rsid w:val="00933038"/>
    <w:rsid w:val="009333DD"/>
    <w:rsid w:val="00933618"/>
    <w:rsid w:val="009346EA"/>
    <w:rsid w:val="009361BF"/>
    <w:rsid w:val="009361D3"/>
    <w:rsid w:val="00936546"/>
    <w:rsid w:val="009378C8"/>
    <w:rsid w:val="00937A2A"/>
    <w:rsid w:val="00937C24"/>
    <w:rsid w:val="00940D00"/>
    <w:rsid w:val="00941437"/>
    <w:rsid w:val="00941A8C"/>
    <w:rsid w:val="00941B3E"/>
    <w:rsid w:val="0094298C"/>
    <w:rsid w:val="0094303D"/>
    <w:rsid w:val="009457A3"/>
    <w:rsid w:val="00945C82"/>
    <w:rsid w:val="00947755"/>
    <w:rsid w:val="00947E16"/>
    <w:rsid w:val="00947FAD"/>
    <w:rsid w:val="0095132F"/>
    <w:rsid w:val="00951650"/>
    <w:rsid w:val="00951AD2"/>
    <w:rsid w:val="00952B81"/>
    <w:rsid w:val="00952F03"/>
    <w:rsid w:val="009533FF"/>
    <w:rsid w:val="0095605E"/>
    <w:rsid w:val="00956481"/>
    <w:rsid w:val="009569F9"/>
    <w:rsid w:val="009618EF"/>
    <w:rsid w:val="00961C3C"/>
    <w:rsid w:val="009632D1"/>
    <w:rsid w:val="00964007"/>
    <w:rsid w:val="0096424D"/>
    <w:rsid w:val="009642E0"/>
    <w:rsid w:val="0096453F"/>
    <w:rsid w:val="009667C5"/>
    <w:rsid w:val="009668F4"/>
    <w:rsid w:val="009702F7"/>
    <w:rsid w:val="00970B4B"/>
    <w:rsid w:val="00973D53"/>
    <w:rsid w:val="009743C2"/>
    <w:rsid w:val="00975442"/>
    <w:rsid w:val="00976555"/>
    <w:rsid w:val="009771A8"/>
    <w:rsid w:val="009773E8"/>
    <w:rsid w:val="009779BC"/>
    <w:rsid w:val="0098052B"/>
    <w:rsid w:val="0098054E"/>
    <w:rsid w:val="00980881"/>
    <w:rsid w:val="00981518"/>
    <w:rsid w:val="009817A8"/>
    <w:rsid w:val="009823B3"/>
    <w:rsid w:val="00982789"/>
    <w:rsid w:val="009828DD"/>
    <w:rsid w:val="00985283"/>
    <w:rsid w:val="00985EF5"/>
    <w:rsid w:val="00986813"/>
    <w:rsid w:val="0098717B"/>
    <w:rsid w:val="0098760F"/>
    <w:rsid w:val="009903AA"/>
    <w:rsid w:val="0099184E"/>
    <w:rsid w:val="00991EAC"/>
    <w:rsid w:val="00991F49"/>
    <w:rsid w:val="00993653"/>
    <w:rsid w:val="0099389F"/>
    <w:rsid w:val="00994AC5"/>
    <w:rsid w:val="009A0971"/>
    <w:rsid w:val="009A0EE2"/>
    <w:rsid w:val="009A1513"/>
    <w:rsid w:val="009A2199"/>
    <w:rsid w:val="009A37CD"/>
    <w:rsid w:val="009A3A4A"/>
    <w:rsid w:val="009A3BB7"/>
    <w:rsid w:val="009A42BB"/>
    <w:rsid w:val="009A73CE"/>
    <w:rsid w:val="009A7A7C"/>
    <w:rsid w:val="009B0371"/>
    <w:rsid w:val="009B15CE"/>
    <w:rsid w:val="009B1765"/>
    <w:rsid w:val="009B17BE"/>
    <w:rsid w:val="009B199C"/>
    <w:rsid w:val="009B1B78"/>
    <w:rsid w:val="009B1E89"/>
    <w:rsid w:val="009B202E"/>
    <w:rsid w:val="009B2723"/>
    <w:rsid w:val="009B3405"/>
    <w:rsid w:val="009B3699"/>
    <w:rsid w:val="009B3822"/>
    <w:rsid w:val="009B3B56"/>
    <w:rsid w:val="009B3F2A"/>
    <w:rsid w:val="009B4612"/>
    <w:rsid w:val="009B4636"/>
    <w:rsid w:val="009B50C0"/>
    <w:rsid w:val="009B7424"/>
    <w:rsid w:val="009B76AD"/>
    <w:rsid w:val="009B7DE2"/>
    <w:rsid w:val="009C075F"/>
    <w:rsid w:val="009C0AC8"/>
    <w:rsid w:val="009C1106"/>
    <w:rsid w:val="009C1D3E"/>
    <w:rsid w:val="009C2226"/>
    <w:rsid w:val="009C333C"/>
    <w:rsid w:val="009C510E"/>
    <w:rsid w:val="009C58FF"/>
    <w:rsid w:val="009C5911"/>
    <w:rsid w:val="009C6AA9"/>
    <w:rsid w:val="009C70A7"/>
    <w:rsid w:val="009C7802"/>
    <w:rsid w:val="009D00AF"/>
    <w:rsid w:val="009D1280"/>
    <w:rsid w:val="009D1B4A"/>
    <w:rsid w:val="009D212D"/>
    <w:rsid w:val="009D2753"/>
    <w:rsid w:val="009D2B73"/>
    <w:rsid w:val="009D2F8C"/>
    <w:rsid w:val="009D31A6"/>
    <w:rsid w:val="009D3600"/>
    <w:rsid w:val="009D386E"/>
    <w:rsid w:val="009D38F1"/>
    <w:rsid w:val="009D3A24"/>
    <w:rsid w:val="009D3DAB"/>
    <w:rsid w:val="009D4503"/>
    <w:rsid w:val="009D5887"/>
    <w:rsid w:val="009D5BDC"/>
    <w:rsid w:val="009D6C51"/>
    <w:rsid w:val="009D76DB"/>
    <w:rsid w:val="009E0C7E"/>
    <w:rsid w:val="009E109B"/>
    <w:rsid w:val="009E13EB"/>
    <w:rsid w:val="009E37EC"/>
    <w:rsid w:val="009E3B5A"/>
    <w:rsid w:val="009E46AC"/>
    <w:rsid w:val="009E5739"/>
    <w:rsid w:val="009E57CD"/>
    <w:rsid w:val="009E5D82"/>
    <w:rsid w:val="009E6532"/>
    <w:rsid w:val="009E6820"/>
    <w:rsid w:val="009E69DA"/>
    <w:rsid w:val="009E6DFF"/>
    <w:rsid w:val="009E7181"/>
    <w:rsid w:val="009E7449"/>
    <w:rsid w:val="009E765C"/>
    <w:rsid w:val="009F14DC"/>
    <w:rsid w:val="009F2481"/>
    <w:rsid w:val="009F3509"/>
    <w:rsid w:val="009F4271"/>
    <w:rsid w:val="009F62D1"/>
    <w:rsid w:val="009F69F2"/>
    <w:rsid w:val="009F6AC3"/>
    <w:rsid w:val="009F6F6B"/>
    <w:rsid w:val="009F72BA"/>
    <w:rsid w:val="00A00813"/>
    <w:rsid w:val="00A00C30"/>
    <w:rsid w:val="00A00D31"/>
    <w:rsid w:val="00A01588"/>
    <w:rsid w:val="00A015C7"/>
    <w:rsid w:val="00A01842"/>
    <w:rsid w:val="00A019BE"/>
    <w:rsid w:val="00A0227E"/>
    <w:rsid w:val="00A02DA3"/>
    <w:rsid w:val="00A050B0"/>
    <w:rsid w:val="00A062AD"/>
    <w:rsid w:val="00A06357"/>
    <w:rsid w:val="00A06D4B"/>
    <w:rsid w:val="00A07376"/>
    <w:rsid w:val="00A10898"/>
    <w:rsid w:val="00A10C9D"/>
    <w:rsid w:val="00A11DAA"/>
    <w:rsid w:val="00A13135"/>
    <w:rsid w:val="00A13982"/>
    <w:rsid w:val="00A146F8"/>
    <w:rsid w:val="00A14B72"/>
    <w:rsid w:val="00A15C65"/>
    <w:rsid w:val="00A15CD3"/>
    <w:rsid w:val="00A160A8"/>
    <w:rsid w:val="00A172EF"/>
    <w:rsid w:val="00A17A1B"/>
    <w:rsid w:val="00A20395"/>
    <w:rsid w:val="00A2049D"/>
    <w:rsid w:val="00A20E9B"/>
    <w:rsid w:val="00A21100"/>
    <w:rsid w:val="00A2138E"/>
    <w:rsid w:val="00A22410"/>
    <w:rsid w:val="00A22F3A"/>
    <w:rsid w:val="00A2351D"/>
    <w:rsid w:val="00A24EE0"/>
    <w:rsid w:val="00A250F9"/>
    <w:rsid w:val="00A25F56"/>
    <w:rsid w:val="00A271E6"/>
    <w:rsid w:val="00A2753E"/>
    <w:rsid w:val="00A30D23"/>
    <w:rsid w:val="00A312BA"/>
    <w:rsid w:val="00A31473"/>
    <w:rsid w:val="00A31FA0"/>
    <w:rsid w:val="00A325A2"/>
    <w:rsid w:val="00A32CE2"/>
    <w:rsid w:val="00A32ECC"/>
    <w:rsid w:val="00A356B7"/>
    <w:rsid w:val="00A35AFB"/>
    <w:rsid w:val="00A362C0"/>
    <w:rsid w:val="00A36D98"/>
    <w:rsid w:val="00A37514"/>
    <w:rsid w:val="00A375E8"/>
    <w:rsid w:val="00A37F97"/>
    <w:rsid w:val="00A40240"/>
    <w:rsid w:val="00A40F1E"/>
    <w:rsid w:val="00A40FCA"/>
    <w:rsid w:val="00A41089"/>
    <w:rsid w:val="00A414EE"/>
    <w:rsid w:val="00A4276F"/>
    <w:rsid w:val="00A434A6"/>
    <w:rsid w:val="00A43B21"/>
    <w:rsid w:val="00A43E98"/>
    <w:rsid w:val="00A44BE6"/>
    <w:rsid w:val="00A44DDA"/>
    <w:rsid w:val="00A45277"/>
    <w:rsid w:val="00A4555E"/>
    <w:rsid w:val="00A46968"/>
    <w:rsid w:val="00A47E70"/>
    <w:rsid w:val="00A507E9"/>
    <w:rsid w:val="00A50F98"/>
    <w:rsid w:val="00A51A90"/>
    <w:rsid w:val="00A52FCF"/>
    <w:rsid w:val="00A535A4"/>
    <w:rsid w:val="00A54F5E"/>
    <w:rsid w:val="00A54F76"/>
    <w:rsid w:val="00A551D7"/>
    <w:rsid w:val="00A55589"/>
    <w:rsid w:val="00A55945"/>
    <w:rsid w:val="00A55A5A"/>
    <w:rsid w:val="00A55CF3"/>
    <w:rsid w:val="00A561BD"/>
    <w:rsid w:val="00A566B9"/>
    <w:rsid w:val="00A57717"/>
    <w:rsid w:val="00A60BD9"/>
    <w:rsid w:val="00A62543"/>
    <w:rsid w:val="00A626B1"/>
    <w:rsid w:val="00A6270B"/>
    <w:rsid w:val="00A62D3F"/>
    <w:rsid w:val="00A63427"/>
    <w:rsid w:val="00A63D9E"/>
    <w:rsid w:val="00A645E7"/>
    <w:rsid w:val="00A64C7E"/>
    <w:rsid w:val="00A6559B"/>
    <w:rsid w:val="00A65B44"/>
    <w:rsid w:val="00A65BF4"/>
    <w:rsid w:val="00A66AAD"/>
    <w:rsid w:val="00A67632"/>
    <w:rsid w:val="00A6763D"/>
    <w:rsid w:val="00A67836"/>
    <w:rsid w:val="00A67842"/>
    <w:rsid w:val="00A67B37"/>
    <w:rsid w:val="00A71A39"/>
    <w:rsid w:val="00A72193"/>
    <w:rsid w:val="00A72EC3"/>
    <w:rsid w:val="00A74762"/>
    <w:rsid w:val="00A74F68"/>
    <w:rsid w:val="00A75674"/>
    <w:rsid w:val="00A770A5"/>
    <w:rsid w:val="00A77A1B"/>
    <w:rsid w:val="00A77D8D"/>
    <w:rsid w:val="00A80811"/>
    <w:rsid w:val="00A81037"/>
    <w:rsid w:val="00A81C4B"/>
    <w:rsid w:val="00A82CC9"/>
    <w:rsid w:val="00A83EDC"/>
    <w:rsid w:val="00A84D83"/>
    <w:rsid w:val="00A856FD"/>
    <w:rsid w:val="00A8685A"/>
    <w:rsid w:val="00A86F66"/>
    <w:rsid w:val="00A879C4"/>
    <w:rsid w:val="00A90386"/>
    <w:rsid w:val="00A915E3"/>
    <w:rsid w:val="00A91DDA"/>
    <w:rsid w:val="00A92B8C"/>
    <w:rsid w:val="00A95C0D"/>
    <w:rsid w:val="00A96AD6"/>
    <w:rsid w:val="00A97D22"/>
    <w:rsid w:val="00AA00C4"/>
    <w:rsid w:val="00AA0877"/>
    <w:rsid w:val="00AA0B3F"/>
    <w:rsid w:val="00AA1834"/>
    <w:rsid w:val="00AA2151"/>
    <w:rsid w:val="00AA2300"/>
    <w:rsid w:val="00AA24F6"/>
    <w:rsid w:val="00AA25D9"/>
    <w:rsid w:val="00AA2A00"/>
    <w:rsid w:val="00AA3209"/>
    <w:rsid w:val="00AA3D66"/>
    <w:rsid w:val="00AA41FD"/>
    <w:rsid w:val="00AA4605"/>
    <w:rsid w:val="00AA4B6F"/>
    <w:rsid w:val="00AA4C88"/>
    <w:rsid w:val="00AA4D61"/>
    <w:rsid w:val="00AA5B50"/>
    <w:rsid w:val="00AA61E6"/>
    <w:rsid w:val="00AA6D26"/>
    <w:rsid w:val="00AB07C0"/>
    <w:rsid w:val="00AB0DC6"/>
    <w:rsid w:val="00AB1384"/>
    <w:rsid w:val="00AB1BD0"/>
    <w:rsid w:val="00AB2165"/>
    <w:rsid w:val="00AB2173"/>
    <w:rsid w:val="00AB2B03"/>
    <w:rsid w:val="00AB2E45"/>
    <w:rsid w:val="00AB33A9"/>
    <w:rsid w:val="00AB34A0"/>
    <w:rsid w:val="00AB3D36"/>
    <w:rsid w:val="00AB463A"/>
    <w:rsid w:val="00AB4BFD"/>
    <w:rsid w:val="00AB4DEB"/>
    <w:rsid w:val="00AB5151"/>
    <w:rsid w:val="00AB61D9"/>
    <w:rsid w:val="00AB6869"/>
    <w:rsid w:val="00AB73BE"/>
    <w:rsid w:val="00AB776F"/>
    <w:rsid w:val="00AB779A"/>
    <w:rsid w:val="00AB7AFC"/>
    <w:rsid w:val="00AC0E6B"/>
    <w:rsid w:val="00AC10DD"/>
    <w:rsid w:val="00AC126B"/>
    <w:rsid w:val="00AC18AF"/>
    <w:rsid w:val="00AC275A"/>
    <w:rsid w:val="00AC3098"/>
    <w:rsid w:val="00AC3515"/>
    <w:rsid w:val="00AC5183"/>
    <w:rsid w:val="00AC5935"/>
    <w:rsid w:val="00AC5D0E"/>
    <w:rsid w:val="00AC7041"/>
    <w:rsid w:val="00AC730F"/>
    <w:rsid w:val="00AD0462"/>
    <w:rsid w:val="00AD0554"/>
    <w:rsid w:val="00AD0669"/>
    <w:rsid w:val="00AD1538"/>
    <w:rsid w:val="00AD2E99"/>
    <w:rsid w:val="00AD2EEC"/>
    <w:rsid w:val="00AD39F7"/>
    <w:rsid w:val="00AD408B"/>
    <w:rsid w:val="00AD55AA"/>
    <w:rsid w:val="00AD7B2D"/>
    <w:rsid w:val="00AE0462"/>
    <w:rsid w:val="00AE0491"/>
    <w:rsid w:val="00AE0822"/>
    <w:rsid w:val="00AE273B"/>
    <w:rsid w:val="00AE2768"/>
    <w:rsid w:val="00AE3126"/>
    <w:rsid w:val="00AE3AD6"/>
    <w:rsid w:val="00AE44B9"/>
    <w:rsid w:val="00AE46A8"/>
    <w:rsid w:val="00AE478A"/>
    <w:rsid w:val="00AE4932"/>
    <w:rsid w:val="00AE4F4B"/>
    <w:rsid w:val="00AE54E9"/>
    <w:rsid w:val="00AE6891"/>
    <w:rsid w:val="00AF0E98"/>
    <w:rsid w:val="00AF13B2"/>
    <w:rsid w:val="00AF1E7E"/>
    <w:rsid w:val="00AF209D"/>
    <w:rsid w:val="00AF2B7E"/>
    <w:rsid w:val="00AF3FBE"/>
    <w:rsid w:val="00AF409A"/>
    <w:rsid w:val="00AF463E"/>
    <w:rsid w:val="00AF481A"/>
    <w:rsid w:val="00AF5073"/>
    <w:rsid w:val="00AF5728"/>
    <w:rsid w:val="00AF7C1E"/>
    <w:rsid w:val="00AF7CB2"/>
    <w:rsid w:val="00AF7DF1"/>
    <w:rsid w:val="00B02434"/>
    <w:rsid w:val="00B04144"/>
    <w:rsid w:val="00B04283"/>
    <w:rsid w:val="00B04569"/>
    <w:rsid w:val="00B04596"/>
    <w:rsid w:val="00B04806"/>
    <w:rsid w:val="00B04B2B"/>
    <w:rsid w:val="00B06751"/>
    <w:rsid w:val="00B070AE"/>
    <w:rsid w:val="00B1139E"/>
    <w:rsid w:val="00B11492"/>
    <w:rsid w:val="00B11723"/>
    <w:rsid w:val="00B124FC"/>
    <w:rsid w:val="00B125CB"/>
    <w:rsid w:val="00B13750"/>
    <w:rsid w:val="00B13B75"/>
    <w:rsid w:val="00B13C64"/>
    <w:rsid w:val="00B14AD6"/>
    <w:rsid w:val="00B15153"/>
    <w:rsid w:val="00B154DD"/>
    <w:rsid w:val="00B158D1"/>
    <w:rsid w:val="00B15A59"/>
    <w:rsid w:val="00B22FC9"/>
    <w:rsid w:val="00B23875"/>
    <w:rsid w:val="00B23F9F"/>
    <w:rsid w:val="00B2489D"/>
    <w:rsid w:val="00B24DBA"/>
    <w:rsid w:val="00B2540B"/>
    <w:rsid w:val="00B25636"/>
    <w:rsid w:val="00B25D87"/>
    <w:rsid w:val="00B2681D"/>
    <w:rsid w:val="00B26CF8"/>
    <w:rsid w:val="00B26F46"/>
    <w:rsid w:val="00B3096A"/>
    <w:rsid w:val="00B30C47"/>
    <w:rsid w:val="00B33073"/>
    <w:rsid w:val="00B33B20"/>
    <w:rsid w:val="00B34441"/>
    <w:rsid w:val="00B345BF"/>
    <w:rsid w:val="00B350BF"/>
    <w:rsid w:val="00B355D6"/>
    <w:rsid w:val="00B3575A"/>
    <w:rsid w:val="00B36440"/>
    <w:rsid w:val="00B40364"/>
    <w:rsid w:val="00B405BD"/>
    <w:rsid w:val="00B42AA2"/>
    <w:rsid w:val="00B42CB9"/>
    <w:rsid w:val="00B43F00"/>
    <w:rsid w:val="00B44314"/>
    <w:rsid w:val="00B44443"/>
    <w:rsid w:val="00B44B2A"/>
    <w:rsid w:val="00B4628F"/>
    <w:rsid w:val="00B46B4D"/>
    <w:rsid w:val="00B46BD9"/>
    <w:rsid w:val="00B501D3"/>
    <w:rsid w:val="00B507B7"/>
    <w:rsid w:val="00B50EB8"/>
    <w:rsid w:val="00B511BB"/>
    <w:rsid w:val="00B51960"/>
    <w:rsid w:val="00B51FFB"/>
    <w:rsid w:val="00B523DC"/>
    <w:rsid w:val="00B524D3"/>
    <w:rsid w:val="00B528DE"/>
    <w:rsid w:val="00B5293F"/>
    <w:rsid w:val="00B52D40"/>
    <w:rsid w:val="00B5330B"/>
    <w:rsid w:val="00B54229"/>
    <w:rsid w:val="00B549D6"/>
    <w:rsid w:val="00B5515C"/>
    <w:rsid w:val="00B561DF"/>
    <w:rsid w:val="00B56567"/>
    <w:rsid w:val="00B5716F"/>
    <w:rsid w:val="00B57301"/>
    <w:rsid w:val="00B60000"/>
    <w:rsid w:val="00B60204"/>
    <w:rsid w:val="00B609E3"/>
    <w:rsid w:val="00B6164E"/>
    <w:rsid w:val="00B622C2"/>
    <w:rsid w:val="00B62639"/>
    <w:rsid w:val="00B64E75"/>
    <w:rsid w:val="00B64FC0"/>
    <w:rsid w:val="00B67160"/>
    <w:rsid w:val="00B70E62"/>
    <w:rsid w:val="00B71038"/>
    <w:rsid w:val="00B717DB"/>
    <w:rsid w:val="00B72653"/>
    <w:rsid w:val="00B72F5A"/>
    <w:rsid w:val="00B73A72"/>
    <w:rsid w:val="00B7447E"/>
    <w:rsid w:val="00B74800"/>
    <w:rsid w:val="00B7571B"/>
    <w:rsid w:val="00B75A26"/>
    <w:rsid w:val="00B75EAA"/>
    <w:rsid w:val="00B766AB"/>
    <w:rsid w:val="00B76E87"/>
    <w:rsid w:val="00B801EE"/>
    <w:rsid w:val="00B80398"/>
    <w:rsid w:val="00B80B2D"/>
    <w:rsid w:val="00B80DE6"/>
    <w:rsid w:val="00B810EE"/>
    <w:rsid w:val="00B812BF"/>
    <w:rsid w:val="00B824F3"/>
    <w:rsid w:val="00B82900"/>
    <w:rsid w:val="00B831E2"/>
    <w:rsid w:val="00B834E4"/>
    <w:rsid w:val="00B83778"/>
    <w:rsid w:val="00B850E0"/>
    <w:rsid w:val="00B8542F"/>
    <w:rsid w:val="00B854C3"/>
    <w:rsid w:val="00B86128"/>
    <w:rsid w:val="00B863A4"/>
    <w:rsid w:val="00B87C85"/>
    <w:rsid w:val="00B87D8B"/>
    <w:rsid w:val="00B926CE"/>
    <w:rsid w:val="00B92D5B"/>
    <w:rsid w:val="00B93097"/>
    <w:rsid w:val="00B93D20"/>
    <w:rsid w:val="00B95072"/>
    <w:rsid w:val="00B95733"/>
    <w:rsid w:val="00B95C7F"/>
    <w:rsid w:val="00B967AA"/>
    <w:rsid w:val="00BA02A7"/>
    <w:rsid w:val="00BA0AE5"/>
    <w:rsid w:val="00BA10E1"/>
    <w:rsid w:val="00BA19C3"/>
    <w:rsid w:val="00BA2318"/>
    <w:rsid w:val="00BA3520"/>
    <w:rsid w:val="00BA62E7"/>
    <w:rsid w:val="00BA65E1"/>
    <w:rsid w:val="00BA6F34"/>
    <w:rsid w:val="00BA71AC"/>
    <w:rsid w:val="00BA73E4"/>
    <w:rsid w:val="00BB000C"/>
    <w:rsid w:val="00BB0345"/>
    <w:rsid w:val="00BB0AF8"/>
    <w:rsid w:val="00BB11DC"/>
    <w:rsid w:val="00BB15FB"/>
    <w:rsid w:val="00BB1827"/>
    <w:rsid w:val="00BB50CC"/>
    <w:rsid w:val="00BB6F55"/>
    <w:rsid w:val="00BB78DB"/>
    <w:rsid w:val="00BB7D7E"/>
    <w:rsid w:val="00BC08EE"/>
    <w:rsid w:val="00BC0D58"/>
    <w:rsid w:val="00BC14AF"/>
    <w:rsid w:val="00BC1FBB"/>
    <w:rsid w:val="00BC3253"/>
    <w:rsid w:val="00BC34A7"/>
    <w:rsid w:val="00BC384F"/>
    <w:rsid w:val="00BC38B1"/>
    <w:rsid w:val="00BC4EBA"/>
    <w:rsid w:val="00BC4EF0"/>
    <w:rsid w:val="00BC53D0"/>
    <w:rsid w:val="00BC684E"/>
    <w:rsid w:val="00BC76EF"/>
    <w:rsid w:val="00BD057A"/>
    <w:rsid w:val="00BD0E7C"/>
    <w:rsid w:val="00BD16D1"/>
    <w:rsid w:val="00BD2160"/>
    <w:rsid w:val="00BD21AB"/>
    <w:rsid w:val="00BD26C8"/>
    <w:rsid w:val="00BD290D"/>
    <w:rsid w:val="00BD2ED3"/>
    <w:rsid w:val="00BD3085"/>
    <w:rsid w:val="00BD3144"/>
    <w:rsid w:val="00BD487E"/>
    <w:rsid w:val="00BD4E6C"/>
    <w:rsid w:val="00BD4F89"/>
    <w:rsid w:val="00BD60C2"/>
    <w:rsid w:val="00BD770E"/>
    <w:rsid w:val="00BD7850"/>
    <w:rsid w:val="00BE018C"/>
    <w:rsid w:val="00BE0704"/>
    <w:rsid w:val="00BE083D"/>
    <w:rsid w:val="00BE0FD1"/>
    <w:rsid w:val="00BE153F"/>
    <w:rsid w:val="00BE1CD2"/>
    <w:rsid w:val="00BE268D"/>
    <w:rsid w:val="00BE37B4"/>
    <w:rsid w:val="00BE478E"/>
    <w:rsid w:val="00BE4E00"/>
    <w:rsid w:val="00BE5C44"/>
    <w:rsid w:val="00BE5E03"/>
    <w:rsid w:val="00BE6E7D"/>
    <w:rsid w:val="00BE7026"/>
    <w:rsid w:val="00BE7ACA"/>
    <w:rsid w:val="00BE7B79"/>
    <w:rsid w:val="00BF1626"/>
    <w:rsid w:val="00BF1676"/>
    <w:rsid w:val="00BF2A8A"/>
    <w:rsid w:val="00BF3C5E"/>
    <w:rsid w:val="00BF454B"/>
    <w:rsid w:val="00BF4664"/>
    <w:rsid w:val="00BF60D9"/>
    <w:rsid w:val="00BF6932"/>
    <w:rsid w:val="00BF6F00"/>
    <w:rsid w:val="00C008FF"/>
    <w:rsid w:val="00C009EC"/>
    <w:rsid w:val="00C02583"/>
    <w:rsid w:val="00C030B9"/>
    <w:rsid w:val="00C03F7C"/>
    <w:rsid w:val="00C047B5"/>
    <w:rsid w:val="00C05DCD"/>
    <w:rsid w:val="00C06F9E"/>
    <w:rsid w:val="00C072D2"/>
    <w:rsid w:val="00C11380"/>
    <w:rsid w:val="00C113EF"/>
    <w:rsid w:val="00C11D1C"/>
    <w:rsid w:val="00C12B3B"/>
    <w:rsid w:val="00C14934"/>
    <w:rsid w:val="00C14A35"/>
    <w:rsid w:val="00C14A89"/>
    <w:rsid w:val="00C15974"/>
    <w:rsid w:val="00C1663E"/>
    <w:rsid w:val="00C17077"/>
    <w:rsid w:val="00C1779B"/>
    <w:rsid w:val="00C17D29"/>
    <w:rsid w:val="00C17D32"/>
    <w:rsid w:val="00C21488"/>
    <w:rsid w:val="00C216EB"/>
    <w:rsid w:val="00C21C48"/>
    <w:rsid w:val="00C221E2"/>
    <w:rsid w:val="00C22BCE"/>
    <w:rsid w:val="00C250CA"/>
    <w:rsid w:val="00C253F3"/>
    <w:rsid w:val="00C25A0C"/>
    <w:rsid w:val="00C263D2"/>
    <w:rsid w:val="00C27039"/>
    <w:rsid w:val="00C27D70"/>
    <w:rsid w:val="00C315BD"/>
    <w:rsid w:val="00C31797"/>
    <w:rsid w:val="00C32189"/>
    <w:rsid w:val="00C333A7"/>
    <w:rsid w:val="00C335A3"/>
    <w:rsid w:val="00C33C09"/>
    <w:rsid w:val="00C33C0E"/>
    <w:rsid w:val="00C3417D"/>
    <w:rsid w:val="00C35235"/>
    <w:rsid w:val="00C3588C"/>
    <w:rsid w:val="00C363AB"/>
    <w:rsid w:val="00C36C53"/>
    <w:rsid w:val="00C37662"/>
    <w:rsid w:val="00C400C3"/>
    <w:rsid w:val="00C40454"/>
    <w:rsid w:val="00C4197D"/>
    <w:rsid w:val="00C42F93"/>
    <w:rsid w:val="00C431C5"/>
    <w:rsid w:val="00C4333F"/>
    <w:rsid w:val="00C43C80"/>
    <w:rsid w:val="00C44AA5"/>
    <w:rsid w:val="00C44B73"/>
    <w:rsid w:val="00C45D9C"/>
    <w:rsid w:val="00C4685F"/>
    <w:rsid w:val="00C46926"/>
    <w:rsid w:val="00C46C4E"/>
    <w:rsid w:val="00C5283D"/>
    <w:rsid w:val="00C5285A"/>
    <w:rsid w:val="00C52965"/>
    <w:rsid w:val="00C5369B"/>
    <w:rsid w:val="00C53EF7"/>
    <w:rsid w:val="00C53F36"/>
    <w:rsid w:val="00C54A75"/>
    <w:rsid w:val="00C55D8D"/>
    <w:rsid w:val="00C55E4A"/>
    <w:rsid w:val="00C56385"/>
    <w:rsid w:val="00C56759"/>
    <w:rsid w:val="00C56928"/>
    <w:rsid w:val="00C57006"/>
    <w:rsid w:val="00C610D6"/>
    <w:rsid w:val="00C61312"/>
    <w:rsid w:val="00C61E42"/>
    <w:rsid w:val="00C6231C"/>
    <w:rsid w:val="00C62340"/>
    <w:rsid w:val="00C62ED6"/>
    <w:rsid w:val="00C63068"/>
    <w:rsid w:val="00C63F09"/>
    <w:rsid w:val="00C64E40"/>
    <w:rsid w:val="00C6508F"/>
    <w:rsid w:val="00C663BD"/>
    <w:rsid w:val="00C67966"/>
    <w:rsid w:val="00C67B97"/>
    <w:rsid w:val="00C67BAA"/>
    <w:rsid w:val="00C67ED0"/>
    <w:rsid w:val="00C70135"/>
    <w:rsid w:val="00C70474"/>
    <w:rsid w:val="00C70DA6"/>
    <w:rsid w:val="00C72246"/>
    <w:rsid w:val="00C72CBF"/>
    <w:rsid w:val="00C737F5"/>
    <w:rsid w:val="00C74045"/>
    <w:rsid w:val="00C74479"/>
    <w:rsid w:val="00C74B1A"/>
    <w:rsid w:val="00C74D0B"/>
    <w:rsid w:val="00C74FD1"/>
    <w:rsid w:val="00C768D4"/>
    <w:rsid w:val="00C76B0B"/>
    <w:rsid w:val="00C77161"/>
    <w:rsid w:val="00C77EE8"/>
    <w:rsid w:val="00C80F99"/>
    <w:rsid w:val="00C813DB"/>
    <w:rsid w:val="00C81F7A"/>
    <w:rsid w:val="00C82730"/>
    <w:rsid w:val="00C82EC5"/>
    <w:rsid w:val="00C8381D"/>
    <w:rsid w:val="00C8520B"/>
    <w:rsid w:val="00C8577E"/>
    <w:rsid w:val="00C85957"/>
    <w:rsid w:val="00C87C93"/>
    <w:rsid w:val="00C90506"/>
    <w:rsid w:val="00C9130B"/>
    <w:rsid w:val="00C9169F"/>
    <w:rsid w:val="00C91FCB"/>
    <w:rsid w:val="00C92010"/>
    <w:rsid w:val="00C920AE"/>
    <w:rsid w:val="00C935BF"/>
    <w:rsid w:val="00C9557A"/>
    <w:rsid w:val="00C97796"/>
    <w:rsid w:val="00CA0846"/>
    <w:rsid w:val="00CA08BA"/>
    <w:rsid w:val="00CA0F8F"/>
    <w:rsid w:val="00CA227E"/>
    <w:rsid w:val="00CA2AC8"/>
    <w:rsid w:val="00CA3CFB"/>
    <w:rsid w:val="00CA613D"/>
    <w:rsid w:val="00CA6A12"/>
    <w:rsid w:val="00CB19AF"/>
    <w:rsid w:val="00CB2963"/>
    <w:rsid w:val="00CB2DD9"/>
    <w:rsid w:val="00CB2F43"/>
    <w:rsid w:val="00CB3387"/>
    <w:rsid w:val="00CB354F"/>
    <w:rsid w:val="00CB35FD"/>
    <w:rsid w:val="00CB3752"/>
    <w:rsid w:val="00CB4289"/>
    <w:rsid w:val="00CB43A0"/>
    <w:rsid w:val="00CB48C7"/>
    <w:rsid w:val="00CB4E98"/>
    <w:rsid w:val="00CB5612"/>
    <w:rsid w:val="00CB62B5"/>
    <w:rsid w:val="00CB6B6B"/>
    <w:rsid w:val="00CB798A"/>
    <w:rsid w:val="00CB7CDC"/>
    <w:rsid w:val="00CC1B5C"/>
    <w:rsid w:val="00CC2545"/>
    <w:rsid w:val="00CC2BBC"/>
    <w:rsid w:val="00CC2EC5"/>
    <w:rsid w:val="00CC38F9"/>
    <w:rsid w:val="00CC3A37"/>
    <w:rsid w:val="00CC3AE7"/>
    <w:rsid w:val="00CC4089"/>
    <w:rsid w:val="00CC482F"/>
    <w:rsid w:val="00CC4C43"/>
    <w:rsid w:val="00CC511D"/>
    <w:rsid w:val="00CC611A"/>
    <w:rsid w:val="00CC642F"/>
    <w:rsid w:val="00CC6E8E"/>
    <w:rsid w:val="00CD0519"/>
    <w:rsid w:val="00CD0B40"/>
    <w:rsid w:val="00CD1081"/>
    <w:rsid w:val="00CD14AB"/>
    <w:rsid w:val="00CD19FB"/>
    <w:rsid w:val="00CD1BCE"/>
    <w:rsid w:val="00CD547B"/>
    <w:rsid w:val="00CD7539"/>
    <w:rsid w:val="00CD7898"/>
    <w:rsid w:val="00CD78A7"/>
    <w:rsid w:val="00CE00EE"/>
    <w:rsid w:val="00CE066D"/>
    <w:rsid w:val="00CE0D6E"/>
    <w:rsid w:val="00CE0EA1"/>
    <w:rsid w:val="00CE11E7"/>
    <w:rsid w:val="00CE1518"/>
    <w:rsid w:val="00CE2094"/>
    <w:rsid w:val="00CE28E4"/>
    <w:rsid w:val="00CE2923"/>
    <w:rsid w:val="00CE3197"/>
    <w:rsid w:val="00CE4158"/>
    <w:rsid w:val="00CE4FC1"/>
    <w:rsid w:val="00CE53EC"/>
    <w:rsid w:val="00CE655C"/>
    <w:rsid w:val="00CE71DD"/>
    <w:rsid w:val="00CE79C4"/>
    <w:rsid w:val="00CE7F53"/>
    <w:rsid w:val="00CF1A7F"/>
    <w:rsid w:val="00CF1E78"/>
    <w:rsid w:val="00CF27D6"/>
    <w:rsid w:val="00CF2877"/>
    <w:rsid w:val="00CF2C8D"/>
    <w:rsid w:val="00CF3552"/>
    <w:rsid w:val="00CF363D"/>
    <w:rsid w:val="00CF448D"/>
    <w:rsid w:val="00CF510D"/>
    <w:rsid w:val="00CF5725"/>
    <w:rsid w:val="00CF5F60"/>
    <w:rsid w:val="00CF63DE"/>
    <w:rsid w:val="00CF6B00"/>
    <w:rsid w:val="00CF6B22"/>
    <w:rsid w:val="00CF754B"/>
    <w:rsid w:val="00CF78E4"/>
    <w:rsid w:val="00CF7C43"/>
    <w:rsid w:val="00D00014"/>
    <w:rsid w:val="00D006F1"/>
    <w:rsid w:val="00D01639"/>
    <w:rsid w:val="00D01673"/>
    <w:rsid w:val="00D017F2"/>
    <w:rsid w:val="00D01A88"/>
    <w:rsid w:val="00D023B4"/>
    <w:rsid w:val="00D0328B"/>
    <w:rsid w:val="00D038FA"/>
    <w:rsid w:val="00D04BE1"/>
    <w:rsid w:val="00D07877"/>
    <w:rsid w:val="00D11443"/>
    <w:rsid w:val="00D115F0"/>
    <w:rsid w:val="00D11E3D"/>
    <w:rsid w:val="00D12604"/>
    <w:rsid w:val="00D13036"/>
    <w:rsid w:val="00D1476D"/>
    <w:rsid w:val="00D14A2C"/>
    <w:rsid w:val="00D14A8F"/>
    <w:rsid w:val="00D1507C"/>
    <w:rsid w:val="00D210F0"/>
    <w:rsid w:val="00D2168A"/>
    <w:rsid w:val="00D221A7"/>
    <w:rsid w:val="00D225B2"/>
    <w:rsid w:val="00D22959"/>
    <w:rsid w:val="00D22C27"/>
    <w:rsid w:val="00D22F15"/>
    <w:rsid w:val="00D236A5"/>
    <w:rsid w:val="00D23C1B"/>
    <w:rsid w:val="00D23F72"/>
    <w:rsid w:val="00D245EA"/>
    <w:rsid w:val="00D25A2E"/>
    <w:rsid w:val="00D261B4"/>
    <w:rsid w:val="00D3267E"/>
    <w:rsid w:val="00D33188"/>
    <w:rsid w:val="00D3331B"/>
    <w:rsid w:val="00D33A38"/>
    <w:rsid w:val="00D33C0B"/>
    <w:rsid w:val="00D346A7"/>
    <w:rsid w:val="00D34826"/>
    <w:rsid w:val="00D34D72"/>
    <w:rsid w:val="00D35A66"/>
    <w:rsid w:val="00D36BFE"/>
    <w:rsid w:val="00D36DBB"/>
    <w:rsid w:val="00D37751"/>
    <w:rsid w:val="00D379EB"/>
    <w:rsid w:val="00D407F1"/>
    <w:rsid w:val="00D420F9"/>
    <w:rsid w:val="00D433D2"/>
    <w:rsid w:val="00D4370C"/>
    <w:rsid w:val="00D44692"/>
    <w:rsid w:val="00D459AA"/>
    <w:rsid w:val="00D45E2B"/>
    <w:rsid w:val="00D4728C"/>
    <w:rsid w:val="00D475D4"/>
    <w:rsid w:val="00D478F0"/>
    <w:rsid w:val="00D47B54"/>
    <w:rsid w:val="00D504C7"/>
    <w:rsid w:val="00D50F9D"/>
    <w:rsid w:val="00D53285"/>
    <w:rsid w:val="00D536A8"/>
    <w:rsid w:val="00D53E06"/>
    <w:rsid w:val="00D54F3D"/>
    <w:rsid w:val="00D577C7"/>
    <w:rsid w:val="00D6004C"/>
    <w:rsid w:val="00D60275"/>
    <w:rsid w:val="00D60EBE"/>
    <w:rsid w:val="00D61C7D"/>
    <w:rsid w:val="00D61F08"/>
    <w:rsid w:val="00D621F2"/>
    <w:rsid w:val="00D62314"/>
    <w:rsid w:val="00D625E6"/>
    <w:rsid w:val="00D629CA"/>
    <w:rsid w:val="00D641C7"/>
    <w:rsid w:val="00D67881"/>
    <w:rsid w:val="00D67DD4"/>
    <w:rsid w:val="00D707AE"/>
    <w:rsid w:val="00D70DBD"/>
    <w:rsid w:val="00D711AF"/>
    <w:rsid w:val="00D71260"/>
    <w:rsid w:val="00D72AE2"/>
    <w:rsid w:val="00D73074"/>
    <w:rsid w:val="00D73AAE"/>
    <w:rsid w:val="00D740AF"/>
    <w:rsid w:val="00D74211"/>
    <w:rsid w:val="00D76D59"/>
    <w:rsid w:val="00D7784E"/>
    <w:rsid w:val="00D807C7"/>
    <w:rsid w:val="00D8098E"/>
    <w:rsid w:val="00D80F7C"/>
    <w:rsid w:val="00D816EE"/>
    <w:rsid w:val="00D83037"/>
    <w:rsid w:val="00D831B7"/>
    <w:rsid w:val="00D83718"/>
    <w:rsid w:val="00D84BA5"/>
    <w:rsid w:val="00D85607"/>
    <w:rsid w:val="00D8599A"/>
    <w:rsid w:val="00D87201"/>
    <w:rsid w:val="00D87B4D"/>
    <w:rsid w:val="00D87C74"/>
    <w:rsid w:val="00D87DB2"/>
    <w:rsid w:val="00D91494"/>
    <w:rsid w:val="00D91B27"/>
    <w:rsid w:val="00D93200"/>
    <w:rsid w:val="00D935F8"/>
    <w:rsid w:val="00D93E3B"/>
    <w:rsid w:val="00D944A2"/>
    <w:rsid w:val="00D94BC6"/>
    <w:rsid w:val="00D972C3"/>
    <w:rsid w:val="00DA02EC"/>
    <w:rsid w:val="00DA06F0"/>
    <w:rsid w:val="00DA0D4A"/>
    <w:rsid w:val="00DA20F1"/>
    <w:rsid w:val="00DA2D9C"/>
    <w:rsid w:val="00DA33EC"/>
    <w:rsid w:val="00DA4495"/>
    <w:rsid w:val="00DA4563"/>
    <w:rsid w:val="00DA47E0"/>
    <w:rsid w:val="00DA5151"/>
    <w:rsid w:val="00DA53AF"/>
    <w:rsid w:val="00DA6113"/>
    <w:rsid w:val="00DA64A7"/>
    <w:rsid w:val="00DA70B4"/>
    <w:rsid w:val="00DA7380"/>
    <w:rsid w:val="00DA7B3A"/>
    <w:rsid w:val="00DB0409"/>
    <w:rsid w:val="00DB148D"/>
    <w:rsid w:val="00DB1D28"/>
    <w:rsid w:val="00DB206B"/>
    <w:rsid w:val="00DB2227"/>
    <w:rsid w:val="00DB3B7B"/>
    <w:rsid w:val="00DB40DF"/>
    <w:rsid w:val="00DB4430"/>
    <w:rsid w:val="00DB4540"/>
    <w:rsid w:val="00DB5AAC"/>
    <w:rsid w:val="00DB6755"/>
    <w:rsid w:val="00DB67BA"/>
    <w:rsid w:val="00DB7F8F"/>
    <w:rsid w:val="00DC012B"/>
    <w:rsid w:val="00DC11A6"/>
    <w:rsid w:val="00DC19A3"/>
    <w:rsid w:val="00DC2946"/>
    <w:rsid w:val="00DC3FD5"/>
    <w:rsid w:val="00DC4DDA"/>
    <w:rsid w:val="00DC5456"/>
    <w:rsid w:val="00DC5600"/>
    <w:rsid w:val="00DC5AC7"/>
    <w:rsid w:val="00DC5AC9"/>
    <w:rsid w:val="00DC62DE"/>
    <w:rsid w:val="00DC6423"/>
    <w:rsid w:val="00DC6D19"/>
    <w:rsid w:val="00DD02A3"/>
    <w:rsid w:val="00DD04DF"/>
    <w:rsid w:val="00DD0D0A"/>
    <w:rsid w:val="00DD0E98"/>
    <w:rsid w:val="00DD199C"/>
    <w:rsid w:val="00DD22E7"/>
    <w:rsid w:val="00DD4DE8"/>
    <w:rsid w:val="00DD5159"/>
    <w:rsid w:val="00DD581D"/>
    <w:rsid w:val="00DD58B5"/>
    <w:rsid w:val="00DD5A2F"/>
    <w:rsid w:val="00DD5E9E"/>
    <w:rsid w:val="00DE0113"/>
    <w:rsid w:val="00DE0662"/>
    <w:rsid w:val="00DE0DEF"/>
    <w:rsid w:val="00DE0FEF"/>
    <w:rsid w:val="00DE145D"/>
    <w:rsid w:val="00DE1DEA"/>
    <w:rsid w:val="00DE1EBA"/>
    <w:rsid w:val="00DE21E4"/>
    <w:rsid w:val="00DE3F57"/>
    <w:rsid w:val="00DE4190"/>
    <w:rsid w:val="00DE4BB5"/>
    <w:rsid w:val="00DE540E"/>
    <w:rsid w:val="00DE5460"/>
    <w:rsid w:val="00DE5A17"/>
    <w:rsid w:val="00DE5A81"/>
    <w:rsid w:val="00DE697A"/>
    <w:rsid w:val="00DE7147"/>
    <w:rsid w:val="00DE7764"/>
    <w:rsid w:val="00DF16B4"/>
    <w:rsid w:val="00DF1758"/>
    <w:rsid w:val="00DF1A96"/>
    <w:rsid w:val="00DF3125"/>
    <w:rsid w:val="00DF43BF"/>
    <w:rsid w:val="00DF44F8"/>
    <w:rsid w:val="00DF4A59"/>
    <w:rsid w:val="00DF4C18"/>
    <w:rsid w:val="00DF4E54"/>
    <w:rsid w:val="00DF5A3D"/>
    <w:rsid w:val="00DF5F30"/>
    <w:rsid w:val="00DF7FDD"/>
    <w:rsid w:val="00E00116"/>
    <w:rsid w:val="00E0032A"/>
    <w:rsid w:val="00E0080E"/>
    <w:rsid w:val="00E00BB3"/>
    <w:rsid w:val="00E00BDD"/>
    <w:rsid w:val="00E01EC7"/>
    <w:rsid w:val="00E03AE3"/>
    <w:rsid w:val="00E03EA6"/>
    <w:rsid w:val="00E0559E"/>
    <w:rsid w:val="00E0599E"/>
    <w:rsid w:val="00E061FE"/>
    <w:rsid w:val="00E07293"/>
    <w:rsid w:val="00E1034B"/>
    <w:rsid w:val="00E10C24"/>
    <w:rsid w:val="00E1180A"/>
    <w:rsid w:val="00E11E12"/>
    <w:rsid w:val="00E11F6C"/>
    <w:rsid w:val="00E1227F"/>
    <w:rsid w:val="00E12870"/>
    <w:rsid w:val="00E134FC"/>
    <w:rsid w:val="00E14F30"/>
    <w:rsid w:val="00E158CE"/>
    <w:rsid w:val="00E15EC0"/>
    <w:rsid w:val="00E165BB"/>
    <w:rsid w:val="00E20EBC"/>
    <w:rsid w:val="00E22707"/>
    <w:rsid w:val="00E22B7C"/>
    <w:rsid w:val="00E22F17"/>
    <w:rsid w:val="00E232CA"/>
    <w:rsid w:val="00E25CDF"/>
    <w:rsid w:val="00E25E90"/>
    <w:rsid w:val="00E2696D"/>
    <w:rsid w:val="00E30270"/>
    <w:rsid w:val="00E30C40"/>
    <w:rsid w:val="00E311C0"/>
    <w:rsid w:val="00E311DB"/>
    <w:rsid w:val="00E314DA"/>
    <w:rsid w:val="00E325B3"/>
    <w:rsid w:val="00E33968"/>
    <w:rsid w:val="00E33D92"/>
    <w:rsid w:val="00E34A62"/>
    <w:rsid w:val="00E36889"/>
    <w:rsid w:val="00E37AC8"/>
    <w:rsid w:val="00E4090F"/>
    <w:rsid w:val="00E40990"/>
    <w:rsid w:val="00E40C94"/>
    <w:rsid w:val="00E40F61"/>
    <w:rsid w:val="00E40FCB"/>
    <w:rsid w:val="00E41C83"/>
    <w:rsid w:val="00E4213F"/>
    <w:rsid w:val="00E42459"/>
    <w:rsid w:val="00E42AEF"/>
    <w:rsid w:val="00E43B9D"/>
    <w:rsid w:val="00E446E9"/>
    <w:rsid w:val="00E47124"/>
    <w:rsid w:val="00E47871"/>
    <w:rsid w:val="00E47AF8"/>
    <w:rsid w:val="00E47CCD"/>
    <w:rsid w:val="00E50DC5"/>
    <w:rsid w:val="00E53726"/>
    <w:rsid w:val="00E543D0"/>
    <w:rsid w:val="00E549E4"/>
    <w:rsid w:val="00E54CE4"/>
    <w:rsid w:val="00E54DF3"/>
    <w:rsid w:val="00E55253"/>
    <w:rsid w:val="00E5787D"/>
    <w:rsid w:val="00E57883"/>
    <w:rsid w:val="00E57B10"/>
    <w:rsid w:val="00E60AD3"/>
    <w:rsid w:val="00E61205"/>
    <w:rsid w:val="00E62342"/>
    <w:rsid w:val="00E6444C"/>
    <w:rsid w:val="00E64E6F"/>
    <w:rsid w:val="00E65ADB"/>
    <w:rsid w:val="00E65C56"/>
    <w:rsid w:val="00E66330"/>
    <w:rsid w:val="00E6665E"/>
    <w:rsid w:val="00E7036E"/>
    <w:rsid w:val="00E706E4"/>
    <w:rsid w:val="00E71977"/>
    <w:rsid w:val="00E725FF"/>
    <w:rsid w:val="00E733D2"/>
    <w:rsid w:val="00E74177"/>
    <w:rsid w:val="00E74FCF"/>
    <w:rsid w:val="00E74FDF"/>
    <w:rsid w:val="00E757AA"/>
    <w:rsid w:val="00E7642C"/>
    <w:rsid w:val="00E76A62"/>
    <w:rsid w:val="00E76EC6"/>
    <w:rsid w:val="00E77493"/>
    <w:rsid w:val="00E80F18"/>
    <w:rsid w:val="00E80F87"/>
    <w:rsid w:val="00E8109F"/>
    <w:rsid w:val="00E81B26"/>
    <w:rsid w:val="00E82534"/>
    <w:rsid w:val="00E8489F"/>
    <w:rsid w:val="00E84D7F"/>
    <w:rsid w:val="00E84DCD"/>
    <w:rsid w:val="00E85E92"/>
    <w:rsid w:val="00E86D29"/>
    <w:rsid w:val="00E87055"/>
    <w:rsid w:val="00E870C7"/>
    <w:rsid w:val="00E872E1"/>
    <w:rsid w:val="00E87BF7"/>
    <w:rsid w:val="00E90FE0"/>
    <w:rsid w:val="00E91274"/>
    <w:rsid w:val="00E912D1"/>
    <w:rsid w:val="00E912D8"/>
    <w:rsid w:val="00E925BD"/>
    <w:rsid w:val="00E92E4B"/>
    <w:rsid w:val="00E934FF"/>
    <w:rsid w:val="00E93524"/>
    <w:rsid w:val="00E94252"/>
    <w:rsid w:val="00E94333"/>
    <w:rsid w:val="00E94396"/>
    <w:rsid w:val="00E9462A"/>
    <w:rsid w:val="00E96585"/>
    <w:rsid w:val="00E9667F"/>
    <w:rsid w:val="00EA0ECF"/>
    <w:rsid w:val="00EA272D"/>
    <w:rsid w:val="00EA274E"/>
    <w:rsid w:val="00EA296B"/>
    <w:rsid w:val="00EA3296"/>
    <w:rsid w:val="00EA3D27"/>
    <w:rsid w:val="00EA4A6B"/>
    <w:rsid w:val="00EA4D6B"/>
    <w:rsid w:val="00EA60BD"/>
    <w:rsid w:val="00EA62A1"/>
    <w:rsid w:val="00EA6399"/>
    <w:rsid w:val="00EA6D17"/>
    <w:rsid w:val="00EA7AB3"/>
    <w:rsid w:val="00EB0969"/>
    <w:rsid w:val="00EB2345"/>
    <w:rsid w:val="00EB24A2"/>
    <w:rsid w:val="00EB2C95"/>
    <w:rsid w:val="00EB2CE7"/>
    <w:rsid w:val="00EB2E88"/>
    <w:rsid w:val="00EB309E"/>
    <w:rsid w:val="00EB4E5B"/>
    <w:rsid w:val="00EB5573"/>
    <w:rsid w:val="00EB5B6E"/>
    <w:rsid w:val="00EB65C2"/>
    <w:rsid w:val="00EB6D60"/>
    <w:rsid w:val="00EB6FB3"/>
    <w:rsid w:val="00EB76E7"/>
    <w:rsid w:val="00EB7D8E"/>
    <w:rsid w:val="00EB7F09"/>
    <w:rsid w:val="00EC2BF0"/>
    <w:rsid w:val="00EC3B1F"/>
    <w:rsid w:val="00EC41E5"/>
    <w:rsid w:val="00EC55B5"/>
    <w:rsid w:val="00EC5A31"/>
    <w:rsid w:val="00EC662B"/>
    <w:rsid w:val="00EC66CC"/>
    <w:rsid w:val="00EC6D75"/>
    <w:rsid w:val="00EC6E11"/>
    <w:rsid w:val="00EC742D"/>
    <w:rsid w:val="00ED0AEF"/>
    <w:rsid w:val="00ED3F62"/>
    <w:rsid w:val="00ED3F80"/>
    <w:rsid w:val="00ED4374"/>
    <w:rsid w:val="00ED65EB"/>
    <w:rsid w:val="00ED6E5A"/>
    <w:rsid w:val="00ED79E2"/>
    <w:rsid w:val="00EE243A"/>
    <w:rsid w:val="00EE2503"/>
    <w:rsid w:val="00EE2B6B"/>
    <w:rsid w:val="00EE2ED9"/>
    <w:rsid w:val="00EE2F2B"/>
    <w:rsid w:val="00EE35E7"/>
    <w:rsid w:val="00EE3C2D"/>
    <w:rsid w:val="00EE46BA"/>
    <w:rsid w:val="00EE794E"/>
    <w:rsid w:val="00EE7A55"/>
    <w:rsid w:val="00EF0282"/>
    <w:rsid w:val="00EF0972"/>
    <w:rsid w:val="00EF0AFE"/>
    <w:rsid w:val="00EF108E"/>
    <w:rsid w:val="00EF138A"/>
    <w:rsid w:val="00EF1D83"/>
    <w:rsid w:val="00EF22CA"/>
    <w:rsid w:val="00EF3915"/>
    <w:rsid w:val="00EF6390"/>
    <w:rsid w:val="00EF643F"/>
    <w:rsid w:val="00EF74E8"/>
    <w:rsid w:val="00F00381"/>
    <w:rsid w:val="00F008D3"/>
    <w:rsid w:val="00F012A1"/>
    <w:rsid w:val="00F01447"/>
    <w:rsid w:val="00F01C13"/>
    <w:rsid w:val="00F021E4"/>
    <w:rsid w:val="00F02A3B"/>
    <w:rsid w:val="00F02A54"/>
    <w:rsid w:val="00F0401E"/>
    <w:rsid w:val="00F0484E"/>
    <w:rsid w:val="00F064D4"/>
    <w:rsid w:val="00F07415"/>
    <w:rsid w:val="00F10344"/>
    <w:rsid w:val="00F1072A"/>
    <w:rsid w:val="00F10B27"/>
    <w:rsid w:val="00F1102B"/>
    <w:rsid w:val="00F120E9"/>
    <w:rsid w:val="00F122E4"/>
    <w:rsid w:val="00F12998"/>
    <w:rsid w:val="00F12A7D"/>
    <w:rsid w:val="00F1383F"/>
    <w:rsid w:val="00F147A8"/>
    <w:rsid w:val="00F14A2C"/>
    <w:rsid w:val="00F16983"/>
    <w:rsid w:val="00F16A35"/>
    <w:rsid w:val="00F20F12"/>
    <w:rsid w:val="00F21805"/>
    <w:rsid w:val="00F21B17"/>
    <w:rsid w:val="00F223F4"/>
    <w:rsid w:val="00F22985"/>
    <w:rsid w:val="00F232B1"/>
    <w:rsid w:val="00F24A1B"/>
    <w:rsid w:val="00F24E50"/>
    <w:rsid w:val="00F25138"/>
    <w:rsid w:val="00F26463"/>
    <w:rsid w:val="00F26574"/>
    <w:rsid w:val="00F26604"/>
    <w:rsid w:val="00F274E8"/>
    <w:rsid w:val="00F31312"/>
    <w:rsid w:val="00F32583"/>
    <w:rsid w:val="00F32974"/>
    <w:rsid w:val="00F32D2C"/>
    <w:rsid w:val="00F33C14"/>
    <w:rsid w:val="00F34114"/>
    <w:rsid w:val="00F3572B"/>
    <w:rsid w:val="00F358F8"/>
    <w:rsid w:val="00F36043"/>
    <w:rsid w:val="00F362C5"/>
    <w:rsid w:val="00F36812"/>
    <w:rsid w:val="00F37CB8"/>
    <w:rsid w:val="00F4111A"/>
    <w:rsid w:val="00F41D88"/>
    <w:rsid w:val="00F42A60"/>
    <w:rsid w:val="00F4355F"/>
    <w:rsid w:val="00F438D2"/>
    <w:rsid w:val="00F43A5F"/>
    <w:rsid w:val="00F43B85"/>
    <w:rsid w:val="00F444DA"/>
    <w:rsid w:val="00F451E6"/>
    <w:rsid w:val="00F453B1"/>
    <w:rsid w:val="00F45C91"/>
    <w:rsid w:val="00F47C07"/>
    <w:rsid w:val="00F47DF4"/>
    <w:rsid w:val="00F504D9"/>
    <w:rsid w:val="00F51BF0"/>
    <w:rsid w:val="00F5269A"/>
    <w:rsid w:val="00F52A62"/>
    <w:rsid w:val="00F536AE"/>
    <w:rsid w:val="00F5443E"/>
    <w:rsid w:val="00F54B5F"/>
    <w:rsid w:val="00F553DA"/>
    <w:rsid w:val="00F55C38"/>
    <w:rsid w:val="00F5662C"/>
    <w:rsid w:val="00F56821"/>
    <w:rsid w:val="00F56952"/>
    <w:rsid w:val="00F56BFC"/>
    <w:rsid w:val="00F571E4"/>
    <w:rsid w:val="00F60815"/>
    <w:rsid w:val="00F60AA8"/>
    <w:rsid w:val="00F61333"/>
    <w:rsid w:val="00F61B0A"/>
    <w:rsid w:val="00F626F9"/>
    <w:rsid w:val="00F64916"/>
    <w:rsid w:val="00F653D3"/>
    <w:rsid w:val="00F71088"/>
    <w:rsid w:val="00F7138B"/>
    <w:rsid w:val="00F714E7"/>
    <w:rsid w:val="00F72019"/>
    <w:rsid w:val="00F72E05"/>
    <w:rsid w:val="00F736C3"/>
    <w:rsid w:val="00F74403"/>
    <w:rsid w:val="00F767D2"/>
    <w:rsid w:val="00F81D08"/>
    <w:rsid w:val="00F82460"/>
    <w:rsid w:val="00F8268F"/>
    <w:rsid w:val="00F83A8A"/>
    <w:rsid w:val="00F83CC0"/>
    <w:rsid w:val="00F83D64"/>
    <w:rsid w:val="00F843C5"/>
    <w:rsid w:val="00F850D2"/>
    <w:rsid w:val="00F85D84"/>
    <w:rsid w:val="00F875E6"/>
    <w:rsid w:val="00F879BC"/>
    <w:rsid w:val="00F905EA"/>
    <w:rsid w:val="00F90663"/>
    <w:rsid w:val="00F913CD"/>
    <w:rsid w:val="00F917C0"/>
    <w:rsid w:val="00F924EC"/>
    <w:rsid w:val="00F9261D"/>
    <w:rsid w:val="00F93562"/>
    <w:rsid w:val="00F93661"/>
    <w:rsid w:val="00F95D3A"/>
    <w:rsid w:val="00F962B7"/>
    <w:rsid w:val="00F972EA"/>
    <w:rsid w:val="00F9753D"/>
    <w:rsid w:val="00F97651"/>
    <w:rsid w:val="00F97810"/>
    <w:rsid w:val="00F97840"/>
    <w:rsid w:val="00F97FA6"/>
    <w:rsid w:val="00FA0B62"/>
    <w:rsid w:val="00FA1CF0"/>
    <w:rsid w:val="00FA1FF0"/>
    <w:rsid w:val="00FA278E"/>
    <w:rsid w:val="00FA3337"/>
    <w:rsid w:val="00FA3CA1"/>
    <w:rsid w:val="00FA4D95"/>
    <w:rsid w:val="00FA5CD3"/>
    <w:rsid w:val="00FA71F9"/>
    <w:rsid w:val="00FB01FE"/>
    <w:rsid w:val="00FB2013"/>
    <w:rsid w:val="00FB2178"/>
    <w:rsid w:val="00FB3507"/>
    <w:rsid w:val="00FB536C"/>
    <w:rsid w:val="00FB5797"/>
    <w:rsid w:val="00FB580D"/>
    <w:rsid w:val="00FB59BC"/>
    <w:rsid w:val="00FB5B23"/>
    <w:rsid w:val="00FB6312"/>
    <w:rsid w:val="00FB7A23"/>
    <w:rsid w:val="00FC0A73"/>
    <w:rsid w:val="00FC11A3"/>
    <w:rsid w:val="00FC25A0"/>
    <w:rsid w:val="00FC5E58"/>
    <w:rsid w:val="00FC6C84"/>
    <w:rsid w:val="00FC73A6"/>
    <w:rsid w:val="00FD0215"/>
    <w:rsid w:val="00FD055D"/>
    <w:rsid w:val="00FD21AE"/>
    <w:rsid w:val="00FD2675"/>
    <w:rsid w:val="00FD3A83"/>
    <w:rsid w:val="00FD3CD0"/>
    <w:rsid w:val="00FD3F5B"/>
    <w:rsid w:val="00FD47CB"/>
    <w:rsid w:val="00FD4851"/>
    <w:rsid w:val="00FD4864"/>
    <w:rsid w:val="00FD6839"/>
    <w:rsid w:val="00FD694B"/>
    <w:rsid w:val="00FD6B08"/>
    <w:rsid w:val="00FD6F96"/>
    <w:rsid w:val="00FD754A"/>
    <w:rsid w:val="00FD7B27"/>
    <w:rsid w:val="00FE173C"/>
    <w:rsid w:val="00FE27EF"/>
    <w:rsid w:val="00FE3230"/>
    <w:rsid w:val="00FE4976"/>
    <w:rsid w:val="00FE563D"/>
    <w:rsid w:val="00FE5E89"/>
    <w:rsid w:val="00FE5FFB"/>
    <w:rsid w:val="00FE61C0"/>
    <w:rsid w:val="00FE6DD9"/>
    <w:rsid w:val="00FE6EF8"/>
    <w:rsid w:val="00FF0C75"/>
    <w:rsid w:val="00FF0C91"/>
    <w:rsid w:val="00FF0D14"/>
    <w:rsid w:val="00FF1814"/>
    <w:rsid w:val="00FF20BD"/>
    <w:rsid w:val="00FF2254"/>
    <w:rsid w:val="00FF2695"/>
    <w:rsid w:val="00FF3265"/>
    <w:rsid w:val="00FF340C"/>
    <w:rsid w:val="00FF436F"/>
    <w:rsid w:val="00FF4730"/>
    <w:rsid w:val="00FF6D83"/>
    <w:rsid w:val="00FF748C"/>
    <w:rsid w:val="29AB9558"/>
    <w:rsid w:val="2DC2D415"/>
    <w:rsid w:val="33CB9C42"/>
    <w:rsid w:val="33E896B6"/>
    <w:rsid w:val="3A2FAD0B"/>
    <w:rsid w:val="407F2FD5"/>
    <w:rsid w:val="47E006DF"/>
    <w:rsid w:val="53023C16"/>
    <w:rsid w:val="5E51F117"/>
    <w:rsid w:val="64C2BA9F"/>
    <w:rsid w:val="6A965221"/>
    <w:rsid w:val="71280536"/>
    <w:rsid w:val="78A8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FDE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A12"/>
    <w:pPr>
      <w:spacing w:line="240" w:lineRule="auto"/>
      <w:jc w:val="left"/>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453C04"/>
    <w:pPr>
      <w:keepNext/>
      <w:keepLines/>
      <w:numPr>
        <w:numId w:val="22"/>
      </w:numPr>
      <w:spacing w:line="480" w:lineRule="auto"/>
      <w:jc w:val="both"/>
      <w:outlineLvl w:val="0"/>
    </w:pPr>
    <w:rPr>
      <w:rFonts w:eastAsiaTheme="majorEastAsia" w:cstheme="majorBidi"/>
      <w:b/>
      <w:bCs/>
      <w:color w:val="002060"/>
      <w:sz w:val="30"/>
      <w:szCs w:val="28"/>
      <w:lang w:bidi="en-US"/>
    </w:rPr>
  </w:style>
  <w:style w:type="paragraph" w:styleId="Heading2">
    <w:name w:val="heading 2"/>
    <w:basedOn w:val="Normal"/>
    <w:next w:val="Normal"/>
    <w:link w:val="Heading2Char"/>
    <w:autoRedefine/>
    <w:uiPriority w:val="9"/>
    <w:unhideWhenUsed/>
    <w:qFormat/>
    <w:rsid w:val="005342FD"/>
    <w:pPr>
      <w:keepNext/>
      <w:keepLines/>
      <w:numPr>
        <w:ilvl w:val="1"/>
        <w:numId w:val="22"/>
      </w:numPr>
      <w:spacing w:line="480" w:lineRule="auto"/>
      <w:jc w:val="both"/>
      <w:outlineLvl w:val="1"/>
    </w:pPr>
    <w:rPr>
      <w:rFonts w:eastAsiaTheme="majorEastAsia" w:cstheme="majorBidi"/>
      <w:b/>
      <w:bCs/>
      <w:color w:val="4F6228" w:themeColor="accent3" w:themeShade="80"/>
      <w:sz w:val="26"/>
      <w:szCs w:val="26"/>
    </w:rPr>
  </w:style>
  <w:style w:type="paragraph" w:styleId="Heading3">
    <w:name w:val="heading 3"/>
    <w:basedOn w:val="Normal"/>
    <w:next w:val="Normal"/>
    <w:link w:val="Heading3Char"/>
    <w:autoRedefine/>
    <w:uiPriority w:val="9"/>
    <w:unhideWhenUsed/>
    <w:qFormat/>
    <w:rsid w:val="000E01EB"/>
    <w:pPr>
      <w:keepNext/>
      <w:keepLines/>
      <w:numPr>
        <w:ilvl w:val="2"/>
        <w:numId w:val="22"/>
      </w:numPr>
      <w:spacing w:line="480" w:lineRule="auto"/>
      <w:jc w:val="both"/>
      <w:outlineLvl w:val="2"/>
    </w:pPr>
    <w:rPr>
      <w:rFonts w:eastAsiaTheme="majorEastAsia" w:cstheme="majorBidi"/>
      <w:b/>
      <w:bCs/>
      <w:color w:val="9BBB59" w:themeColor="accent3"/>
    </w:rPr>
  </w:style>
  <w:style w:type="paragraph" w:styleId="Heading4">
    <w:name w:val="heading 4"/>
    <w:basedOn w:val="Normal"/>
    <w:next w:val="Normal"/>
    <w:link w:val="Heading4Char"/>
    <w:uiPriority w:val="9"/>
    <w:unhideWhenUsed/>
    <w:qFormat/>
    <w:rsid w:val="002D4F95"/>
    <w:pPr>
      <w:keepNext/>
      <w:keepLines/>
      <w:numPr>
        <w:ilvl w:val="3"/>
        <w:numId w:val="22"/>
      </w:numPr>
      <w:spacing w:line="480" w:lineRule="auto"/>
      <w:jc w:val="both"/>
      <w:outlineLvl w:val="3"/>
    </w:pPr>
    <w:rPr>
      <w:rFonts w:asciiTheme="majorHAnsi" w:eastAsiaTheme="majorEastAsia" w:hAnsiTheme="majorHAnsi" w:cstheme="majorBidi"/>
      <w:b/>
      <w:bCs/>
      <w:i/>
      <w:iCs/>
      <w:color w:val="7030A0"/>
    </w:rPr>
  </w:style>
  <w:style w:type="paragraph" w:styleId="Heading5">
    <w:name w:val="heading 5"/>
    <w:basedOn w:val="Normal"/>
    <w:next w:val="Normal"/>
    <w:link w:val="Heading5Char"/>
    <w:uiPriority w:val="9"/>
    <w:unhideWhenUsed/>
    <w:qFormat/>
    <w:rsid w:val="00D01639"/>
    <w:pPr>
      <w:keepNext/>
      <w:keepLines/>
      <w:numPr>
        <w:ilvl w:val="4"/>
        <w:numId w:val="22"/>
      </w:numPr>
      <w:spacing w:before="200" w:line="480" w:lineRule="auto"/>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1639"/>
    <w:pPr>
      <w:keepNext/>
      <w:keepLines/>
      <w:numPr>
        <w:ilvl w:val="5"/>
        <w:numId w:val="22"/>
      </w:numPr>
      <w:spacing w:before="200" w:line="480" w:lineRule="auto"/>
      <w:jc w:val="both"/>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1639"/>
    <w:pPr>
      <w:keepNext/>
      <w:keepLines/>
      <w:numPr>
        <w:ilvl w:val="6"/>
        <w:numId w:val="22"/>
      </w:numPr>
      <w:spacing w:before="200" w:line="480" w:lineRule="auto"/>
      <w:jc w:val="both"/>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1639"/>
    <w:pPr>
      <w:keepNext/>
      <w:keepLines/>
      <w:numPr>
        <w:ilvl w:val="7"/>
        <w:numId w:val="22"/>
      </w:numPr>
      <w:spacing w:before="200" w:line="48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1639"/>
    <w:pPr>
      <w:keepNext/>
      <w:keepLines/>
      <w:numPr>
        <w:ilvl w:val="8"/>
        <w:numId w:val="22"/>
      </w:numPr>
      <w:spacing w:before="200" w:line="48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D0175"/>
    <w:pPr>
      <w:autoSpaceDE w:val="0"/>
      <w:autoSpaceDN w:val="0"/>
      <w:adjustRightInd w:val="0"/>
      <w:spacing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F138A"/>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38A"/>
    <w:rPr>
      <w:rFonts w:ascii="Tahoma" w:hAnsi="Tahoma" w:cs="Tahoma"/>
      <w:sz w:val="16"/>
      <w:szCs w:val="16"/>
    </w:rPr>
  </w:style>
  <w:style w:type="paragraph" w:styleId="Bibliography">
    <w:name w:val="Bibliography"/>
    <w:basedOn w:val="Normal"/>
    <w:next w:val="Normal"/>
    <w:uiPriority w:val="37"/>
    <w:unhideWhenUsed/>
    <w:rsid w:val="00EF138A"/>
    <w:pPr>
      <w:spacing w:line="480" w:lineRule="auto"/>
      <w:jc w:val="both"/>
    </w:pPr>
  </w:style>
  <w:style w:type="character" w:customStyle="1" w:styleId="Heading1Char">
    <w:name w:val="Heading 1 Char"/>
    <w:basedOn w:val="DefaultParagraphFont"/>
    <w:link w:val="Heading1"/>
    <w:uiPriority w:val="9"/>
    <w:rsid w:val="00453C04"/>
    <w:rPr>
      <w:rFonts w:ascii="Times New Roman" w:eastAsiaTheme="majorEastAsia" w:hAnsi="Times New Roman" w:cstheme="majorBidi"/>
      <w:b/>
      <w:bCs/>
      <w:color w:val="002060"/>
      <w:sz w:val="30"/>
      <w:szCs w:val="28"/>
      <w:lang w:bidi="en-US"/>
    </w:rPr>
  </w:style>
  <w:style w:type="character" w:styleId="Hyperlink">
    <w:name w:val="Hyperlink"/>
    <w:basedOn w:val="DefaultParagraphFont"/>
    <w:uiPriority w:val="99"/>
    <w:unhideWhenUsed/>
    <w:rsid w:val="00BD7850"/>
    <w:rPr>
      <w:color w:val="0000FF"/>
      <w:u w:val="single"/>
    </w:rPr>
  </w:style>
  <w:style w:type="paragraph" w:styleId="TOCHeading">
    <w:name w:val="TOC Heading"/>
    <w:basedOn w:val="Heading1"/>
    <w:next w:val="Normal"/>
    <w:uiPriority w:val="39"/>
    <w:unhideWhenUsed/>
    <w:qFormat/>
    <w:rsid w:val="00BE268D"/>
    <w:pPr>
      <w:outlineLvl w:val="9"/>
    </w:pPr>
    <w:rPr>
      <w:lang w:bidi="ar-SA"/>
    </w:rPr>
  </w:style>
  <w:style w:type="paragraph" w:styleId="TOC1">
    <w:name w:val="toc 1"/>
    <w:basedOn w:val="Normal"/>
    <w:next w:val="Normal"/>
    <w:autoRedefine/>
    <w:uiPriority w:val="39"/>
    <w:unhideWhenUsed/>
    <w:rsid w:val="00BE268D"/>
    <w:pPr>
      <w:spacing w:after="100" w:line="480" w:lineRule="auto"/>
      <w:jc w:val="both"/>
    </w:pPr>
  </w:style>
  <w:style w:type="paragraph" w:styleId="NormalWeb">
    <w:name w:val="Normal (Web)"/>
    <w:basedOn w:val="Normal"/>
    <w:uiPriority w:val="99"/>
    <w:semiHidden/>
    <w:unhideWhenUsed/>
    <w:rsid w:val="005A2CA4"/>
    <w:pPr>
      <w:spacing w:before="100" w:beforeAutospacing="1" w:after="100" w:afterAutospacing="1"/>
      <w:jc w:val="both"/>
    </w:pPr>
    <w:rPr>
      <w:rFonts w:eastAsia="Times New Roman"/>
    </w:rPr>
  </w:style>
  <w:style w:type="character" w:customStyle="1" w:styleId="Heading2Char">
    <w:name w:val="Heading 2 Char"/>
    <w:basedOn w:val="DefaultParagraphFont"/>
    <w:link w:val="Heading2"/>
    <w:uiPriority w:val="9"/>
    <w:rsid w:val="005342FD"/>
    <w:rPr>
      <w:rFonts w:ascii="Times New Roman" w:eastAsiaTheme="majorEastAsia" w:hAnsi="Times New Roman" w:cstheme="majorBidi"/>
      <w:b/>
      <w:bCs/>
      <w:color w:val="4F6228" w:themeColor="accent3" w:themeShade="80"/>
      <w:sz w:val="26"/>
      <w:szCs w:val="26"/>
    </w:rPr>
  </w:style>
  <w:style w:type="character" w:customStyle="1" w:styleId="mw-headline">
    <w:name w:val="mw-headline"/>
    <w:basedOn w:val="DefaultParagraphFont"/>
    <w:rsid w:val="002A4A13"/>
  </w:style>
  <w:style w:type="paragraph" w:styleId="ListParagraph">
    <w:name w:val="List Paragraph"/>
    <w:basedOn w:val="Normal"/>
    <w:uiPriority w:val="34"/>
    <w:qFormat/>
    <w:rsid w:val="003017DF"/>
    <w:pPr>
      <w:spacing w:line="480" w:lineRule="auto"/>
      <w:ind w:left="720"/>
      <w:contextualSpacing/>
      <w:jc w:val="both"/>
    </w:pPr>
  </w:style>
  <w:style w:type="character" w:customStyle="1" w:styleId="Heading3Char">
    <w:name w:val="Heading 3 Char"/>
    <w:basedOn w:val="DefaultParagraphFont"/>
    <w:link w:val="Heading3"/>
    <w:uiPriority w:val="9"/>
    <w:rsid w:val="000E01EB"/>
    <w:rPr>
      <w:rFonts w:ascii="Times New Roman" w:eastAsiaTheme="majorEastAsia" w:hAnsi="Times New Roman" w:cstheme="majorBidi"/>
      <w:b/>
      <w:bCs/>
      <w:color w:val="9BBB59" w:themeColor="accent3"/>
      <w:sz w:val="24"/>
      <w:szCs w:val="24"/>
    </w:rPr>
  </w:style>
  <w:style w:type="character" w:customStyle="1" w:styleId="Heading4Char">
    <w:name w:val="Heading 4 Char"/>
    <w:basedOn w:val="DefaultParagraphFont"/>
    <w:link w:val="Heading4"/>
    <w:uiPriority w:val="9"/>
    <w:rsid w:val="002D4F95"/>
    <w:rPr>
      <w:rFonts w:asciiTheme="majorHAnsi" w:eastAsiaTheme="majorEastAsia" w:hAnsiTheme="majorHAnsi" w:cstheme="majorBidi"/>
      <w:b/>
      <w:bCs/>
      <w:i/>
      <w:iCs/>
      <w:color w:val="7030A0"/>
      <w:sz w:val="24"/>
      <w:szCs w:val="24"/>
    </w:rPr>
  </w:style>
  <w:style w:type="paragraph" w:styleId="TOC2">
    <w:name w:val="toc 2"/>
    <w:basedOn w:val="Normal"/>
    <w:next w:val="Normal"/>
    <w:autoRedefine/>
    <w:uiPriority w:val="39"/>
    <w:unhideWhenUsed/>
    <w:rsid w:val="00471D2C"/>
    <w:pPr>
      <w:spacing w:after="100" w:line="480" w:lineRule="auto"/>
      <w:ind w:left="240"/>
      <w:jc w:val="both"/>
    </w:pPr>
  </w:style>
  <w:style w:type="paragraph" w:styleId="TOC3">
    <w:name w:val="toc 3"/>
    <w:basedOn w:val="Normal"/>
    <w:next w:val="Normal"/>
    <w:autoRedefine/>
    <w:uiPriority w:val="39"/>
    <w:unhideWhenUsed/>
    <w:rsid w:val="00471D2C"/>
    <w:pPr>
      <w:spacing w:after="100" w:line="480" w:lineRule="auto"/>
      <w:ind w:left="480"/>
      <w:jc w:val="both"/>
    </w:pPr>
  </w:style>
  <w:style w:type="paragraph" w:styleId="NoSpacing">
    <w:name w:val="No Spacing"/>
    <w:uiPriority w:val="1"/>
    <w:qFormat/>
    <w:rsid w:val="008E16D0"/>
    <w:pPr>
      <w:spacing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857546"/>
    <w:pPr>
      <w:jc w:val="both"/>
    </w:pPr>
    <w:rPr>
      <w:b/>
      <w:bCs/>
      <w:color w:val="4F81BD" w:themeColor="accent1"/>
      <w:sz w:val="18"/>
      <w:szCs w:val="18"/>
    </w:rPr>
  </w:style>
  <w:style w:type="paragraph" w:styleId="TableofFigures">
    <w:name w:val="table of figures"/>
    <w:basedOn w:val="Normal"/>
    <w:next w:val="Normal"/>
    <w:uiPriority w:val="99"/>
    <w:unhideWhenUsed/>
    <w:rsid w:val="00C610D6"/>
    <w:pPr>
      <w:spacing w:line="480" w:lineRule="auto"/>
      <w:jc w:val="both"/>
    </w:pPr>
  </w:style>
  <w:style w:type="table" w:styleId="TableGrid">
    <w:name w:val="Table Grid"/>
    <w:basedOn w:val="TableNormal"/>
    <w:uiPriority w:val="59"/>
    <w:rsid w:val="00FA278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4429B"/>
    <w:rPr>
      <w:color w:val="808080"/>
    </w:rPr>
  </w:style>
  <w:style w:type="paragraph" w:styleId="Header">
    <w:name w:val="header"/>
    <w:basedOn w:val="Normal"/>
    <w:link w:val="HeaderChar"/>
    <w:uiPriority w:val="99"/>
    <w:semiHidden/>
    <w:unhideWhenUsed/>
    <w:rsid w:val="00F553DA"/>
    <w:pPr>
      <w:tabs>
        <w:tab w:val="center" w:pos="4680"/>
        <w:tab w:val="right" w:pos="9360"/>
      </w:tabs>
      <w:jc w:val="both"/>
    </w:pPr>
  </w:style>
  <w:style w:type="character" w:customStyle="1" w:styleId="HeaderChar">
    <w:name w:val="Header Char"/>
    <w:basedOn w:val="DefaultParagraphFont"/>
    <w:link w:val="Header"/>
    <w:uiPriority w:val="99"/>
    <w:semiHidden/>
    <w:rsid w:val="00F553DA"/>
    <w:rPr>
      <w:rFonts w:ascii="Times New Roman" w:hAnsi="Times New Roman" w:cs="Times New Roman"/>
      <w:sz w:val="24"/>
      <w:szCs w:val="24"/>
    </w:rPr>
  </w:style>
  <w:style w:type="paragraph" w:styleId="Footer">
    <w:name w:val="footer"/>
    <w:basedOn w:val="Normal"/>
    <w:link w:val="FooterChar"/>
    <w:uiPriority w:val="99"/>
    <w:unhideWhenUsed/>
    <w:rsid w:val="00F553DA"/>
    <w:pPr>
      <w:tabs>
        <w:tab w:val="center" w:pos="4680"/>
        <w:tab w:val="right" w:pos="9360"/>
      </w:tabs>
      <w:jc w:val="both"/>
    </w:pPr>
  </w:style>
  <w:style w:type="character" w:customStyle="1" w:styleId="FooterChar">
    <w:name w:val="Footer Char"/>
    <w:basedOn w:val="DefaultParagraphFont"/>
    <w:link w:val="Footer"/>
    <w:uiPriority w:val="99"/>
    <w:rsid w:val="00F553DA"/>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B71038"/>
    <w:pPr>
      <w:jc w:val="both"/>
    </w:pPr>
    <w:rPr>
      <w:rFonts w:ascii="Tahoma" w:hAnsi="Tahoma" w:cs="Tahoma"/>
      <w:sz w:val="16"/>
      <w:szCs w:val="16"/>
    </w:rPr>
  </w:style>
  <w:style w:type="paragraph" w:styleId="Index3">
    <w:name w:val="index 3"/>
    <w:basedOn w:val="Normal"/>
    <w:next w:val="Normal"/>
    <w:autoRedefine/>
    <w:uiPriority w:val="99"/>
    <w:semiHidden/>
    <w:unhideWhenUsed/>
    <w:rsid w:val="005C5CB1"/>
    <w:pPr>
      <w:ind w:left="720" w:hanging="240"/>
      <w:jc w:val="both"/>
    </w:pPr>
  </w:style>
  <w:style w:type="character" w:customStyle="1" w:styleId="DocumentMapChar">
    <w:name w:val="Document Map Char"/>
    <w:basedOn w:val="DefaultParagraphFont"/>
    <w:link w:val="DocumentMap"/>
    <w:uiPriority w:val="99"/>
    <w:semiHidden/>
    <w:rsid w:val="00B71038"/>
    <w:rPr>
      <w:rFonts w:ascii="Tahoma" w:hAnsi="Tahoma" w:cs="Tahoma"/>
      <w:sz w:val="16"/>
      <w:szCs w:val="16"/>
    </w:rPr>
  </w:style>
  <w:style w:type="character" w:customStyle="1" w:styleId="Heading5Char">
    <w:name w:val="Heading 5 Char"/>
    <w:basedOn w:val="DefaultParagraphFont"/>
    <w:link w:val="Heading5"/>
    <w:uiPriority w:val="9"/>
    <w:rsid w:val="00D01639"/>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D01639"/>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D01639"/>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D016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1639"/>
    <w:rPr>
      <w:rFonts w:asciiTheme="majorHAnsi" w:eastAsiaTheme="majorEastAsia" w:hAnsiTheme="majorHAnsi" w:cstheme="majorBidi"/>
      <w:i/>
      <w:iCs/>
      <w:color w:val="404040" w:themeColor="text1" w:themeTint="BF"/>
      <w:sz w:val="20"/>
      <w:szCs w:val="20"/>
    </w:rPr>
  </w:style>
  <w:style w:type="paragraph" w:customStyle="1" w:styleId="p1">
    <w:name w:val="p1"/>
    <w:basedOn w:val="Normal"/>
    <w:rsid w:val="00AB1BD0"/>
    <w:rPr>
      <w:rFonts w:ascii="Helvetica" w:hAnsi="Helvetica"/>
      <w:sz w:val="12"/>
      <w:szCs w:val="12"/>
    </w:rPr>
  </w:style>
  <w:style w:type="character" w:customStyle="1" w:styleId="s1">
    <w:name w:val="s1"/>
    <w:basedOn w:val="DefaultParagraphFont"/>
    <w:rsid w:val="001B0263"/>
    <w:rPr>
      <w:rFonts w:ascii="Helvetica" w:hAnsi="Helvetica" w:hint="default"/>
      <w:color w:val="0085C8"/>
      <w:sz w:val="44"/>
      <w:szCs w:val="44"/>
    </w:rPr>
  </w:style>
  <w:style w:type="character" w:styleId="FollowedHyperlink">
    <w:name w:val="FollowedHyperlink"/>
    <w:basedOn w:val="DefaultParagraphFont"/>
    <w:uiPriority w:val="99"/>
    <w:semiHidden/>
    <w:unhideWhenUsed/>
    <w:rsid w:val="004100D2"/>
    <w:rPr>
      <w:color w:val="800080" w:themeColor="followedHyperlink"/>
      <w:u w:val="single"/>
    </w:rPr>
  </w:style>
  <w:style w:type="paragraph" w:styleId="Revision">
    <w:name w:val="Revision"/>
    <w:hidden/>
    <w:uiPriority w:val="99"/>
    <w:semiHidden/>
    <w:rsid w:val="00E314DA"/>
    <w:pPr>
      <w:spacing w:line="240" w:lineRule="auto"/>
      <w:jc w:val="left"/>
    </w:pPr>
    <w:rPr>
      <w:rFonts w:ascii="Times New Roman" w:hAnsi="Times New Roman" w:cs="Times New Roman"/>
      <w:sz w:val="24"/>
      <w:szCs w:val="24"/>
    </w:rPr>
  </w:style>
  <w:style w:type="character" w:customStyle="1" w:styleId="a">
    <w:name w:val="a"/>
    <w:basedOn w:val="DefaultParagraphFont"/>
    <w:rsid w:val="00372DF4"/>
  </w:style>
  <w:style w:type="paragraph" w:customStyle="1" w:styleId="p2">
    <w:name w:val="p2"/>
    <w:basedOn w:val="Normal"/>
    <w:rsid w:val="00113567"/>
    <w:rPr>
      <w:rFonts w:ascii="Helvetica" w:hAnsi="Helvetica"/>
      <w:sz w:val="14"/>
      <w:szCs w:val="14"/>
    </w:rPr>
  </w:style>
  <w:style w:type="character" w:customStyle="1" w:styleId="apple-converted-space">
    <w:name w:val="apple-converted-space"/>
    <w:basedOn w:val="DefaultParagraphFont"/>
    <w:rsid w:val="00FD3F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8213">
      <w:bodyDiv w:val="1"/>
      <w:marLeft w:val="0"/>
      <w:marRight w:val="0"/>
      <w:marTop w:val="0"/>
      <w:marBottom w:val="0"/>
      <w:divBdr>
        <w:top w:val="none" w:sz="0" w:space="0" w:color="auto"/>
        <w:left w:val="none" w:sz="0" w:space="0" w:color="auto"/>
        <w:bottom w:val="none" w:sz="0" w:space="0" w:color="auto"/>
        <w:right w:val="none" w:sz="0" w:space="0" w:color="auto"/>
      </w:divBdr>
    </w:div>
    <w:div w:id="171183707">
      <w:bodyDiv w:val="1"/>
      <w:marLeft w:val="0"/>
      <w:marRight w:val="0"/>
      <w:marTop w:val="0"/>
      <w:marBottom w:val="0"/>
      <w:divBdr>
        <w:top w:val="none" w:sz="0" w:space="0" w:color="auto"/>
        <w:left w:val="none" w:sz="0" w:space="0" w:color="auto"/>
        <w:bottom w:val="none" w:sz="0" w:space="0" w:color="auto"/>
        <w:right w:val="none" w:sz="0" w:space="0" w:color="auto"/>
      </w:divBdr>
    </w:div>
    <w:div w:id="175966923">
      <w:bodyDiv w:val="1"/>
      <w:marLeft w:val="0"/>
      <w:marRight w:val="0"/>
      <w:marTop w:val="0"/>
      <w:marBottom w:val="0"/>
      <w:divBdr>
        <w:top w:val="none" w:sz="0" w:space="0" w:color="auto"/>
        <w:left w:val="none" w:sz="0" w:space="0" w:color="auto"/>
        <w:bottom w:val="none" w:sz="0" w:space="0" w:color="auto"/>
        <w:right w:val="none" w:sz="0" w:space="0" w:color="auto"/>
      </w:divBdr>
    </w:div>
    <w:div w:id="239290193">
      <w:bodyDiv w:val="1"/>
      <w:marLeft w:val="0"/>
      <w:marRight w:val="0"/>
      <w:marTop w:val="0"/>
      <w:marBottom w:val="0"/>
      <w:divBdr>
        <w:top w:val="none" w:sz="0" w:space="0" w:color="auto"/>
        <w:left w:val="none" w:sz="0" w:space="0" w:color="auto"/>
        <w:bottom w:val="none" w:sz="0" w:space="0" w:color="auto"/>
        <w:right w:val="none" w:sz="0" w:space="0" w:color="auto"/>
      </w:divBdr>
    </w:div>
    <w:div w:id="273439426">
      <w:bodyDiv w:val="1"/>
      <w:marLeft w:val="0"/>
      <w:marRight w:val="0"/>
      <w:marTop w:val="0"/>
      <w:marBottom w:val="0"/>
      <w:divBdr>
        <w:top w:val="none" w:sz="0" w:space="0" w:color="auto"/>
        <w:left w:val="none" w:sz="0" w:space="0" w:color="auto"/>
        <w:bottom w:val="none" w:sz="0" w:space="0" w:color="auto"/>
        <w:right w:val="none" w:sz="0" w:space="0" w:color="auto"/>
      </w:divBdr>
    </w:div>
    <w:div w:id="324165305">
      <w:bodyDiv w:val="1"/>
      <w:marLeft w:val="0"/>
      <w:marRight w:val="0"/>
      <w:marTop w:val="0"/>
      <w:marBottom w:val="0"/>
      <w:divBdr>
        <w:top w:val="none" w:sz="0" w:space="0" w:color="auto"/>
        <w:left w:val="none" w:sz="0" w:space="0" w:color="auto"/>
        <w:bottom w:val="none" w:sz="0" w:space="0" w:color="auto"/>
        <w:right w:val="none" w:sz="0" w:space="0" w:color="auto"/>
      </w:divBdr>
    </w:div>
    <w:div w:id="408313315">
      <w:bodyDiv w:val="1"/>
      <w:marLeft w:val="0"/>
      <w:marRight w:val="0"/>
      <w:marTop w:val="0"/>
      <w:marBottom w:val="0"/>
      <w:divBdr>
        <w:top w:val="none" w:sz="0" w:space="0" w:color="auto"/>
        <w:left w:val="none" w:sz="0" w:space="0" w:color="auto"/>
        <w:bottom w:val="none" w:sz="0" w:space="0" w:color="auto"/>
        <w:right w:val="none" w:sz="0" w:space="0" w:color="auto"/>
      </w:divBdr>
    </w:div>
    <w:div w:id="445740404">
      <w:bodyDiv w:val="1"/>
      <w:marLeft w:val="0"/>
      <w:marRight w:val="0"/>
      <w:marTop w:val="0"/>
      <w:marBottom w:val="0"/>
      <w:divBdr>
        <w:top w:val="none" w:sz="0" w:space="0" w:color="auto"/>
        <w:left w:val="none" w:sz="0" w:space="0" w:color="auto"/>
        <w:bottom w:val="none" w:sz="0" w:space="0" w:color="auto"/>
        <w:right w:val="none" w:sz="0" w:space="0" w:color="auto"/>
      </w:divBdr>
    </w:div>
    <w:div w:id="483619536">
      <w:bodyDiv w:val="1"/>
      <w:marLeft w:val="0"/>
      <w:marRight w:val="0"/>
      <w:marTop w:val="0"/>
      <w:marBottom w:val="0"/>
      <w:divBdr>
        <w:top w:val="none" w:sz="0" w:space="0" w:color="auto"/>
        <w:left w:val="none" w:sz="0" w:space="0" w:color="auto"/>
        <w:bottom w:val="none" w:sz="0" w:space="0" w:color="auto"/>
        <w:right w:val="none" w:sz="0" w:space="0" w:color="auto"/>
      </w:divBdr>
    </w:div>
    <w:div w:id="495266062">
      <w:bodyDiv w:val="1"/>
      <w:marLeft w:val="0"/>
      <w:marRight w:val="0"/>
      <w:marTop w:val="0"/>
      <w:marBottom w:val="0"/>
      <w:divBdr>
        <w:top w:val="none" w:sz="0" w:space="0" w:color="auto"/>
        <w:left w:val="none" w:sz="0" w:space="0" w:color="auto"/>
        <w:bottom w:val="none" w:sz="0" w:space="0" w:color="auto"/>
        <w:right w:val="none" w:sz="0" w:space="0" w:color="auto"/>
      </w:divBdr>
    </w:div>
    <w:div w:id="518201657">
      <w:bodyDiv w:val="1"/>
      <w:marLeft w:val="0"/>
      <w:marRight w:val="0"/>
      <w:marTop w:val="0"/>
      <w:marBottom w:val="0"/>
      <w:divBdr>
        <w:top w:val="none" w:sz="0" w:space="0" w:color="auto"/>
        <w:left w:val="none" w:sz="0" w:space="0" w:color="auto"/>
        <w:bottom w:val="none" w:sz="0" w:space="0" w:color="auto"/>
        <w:right w:val="none" w:sz="0" w:space="0" w:color="auto"/>
      </w:divBdr>
    </w:div>
    <w:div w:id="650066099">
      <w:bodyDiv w:val="1"/>
      <w:marLeft w:val="0"/>
      <w:marRight w:val="0"/>
      <w:marTop w:val="0"/>
      <w:marBottom w:val="0"/>
      <w:divBdr>
        <w:top w:val="none" w:sz="0" w:space="0" w:color="auto"/>
        <w:left w:val="none" w:sz="0" w:space="0" w:color="auto"/>
        <w:bottom w:val="none" w:sz="0" w:space="0" w:color="auto"/>
        <w:right w:val="none" w:sz="0" w:space="0" w:color="auto"/>
      </w:divBdr>
    </w:div>
    <w:div w:id="669724361">
      <w:bodyDiv w:val="1"/>
      <w:marLeft w:val="0"/>
      <w:marRight w:val="0"/>
      <w:marTop w:val="0"/>
      <w:marBottom w:val="0"/>
      <w:divBdr>
        <w:top w:val="none" w:sz="0" w:space="0" w:color="auto"/>
        <w:left w:val="none" w:sz="0" w:space="0" w:color="auto"/>
        <w:bottom w:val="none" w:sz="0" w:space="0" w:color="auto"/>
        <w:right w:val="none" w:sz="0" w:space="0" w:color="auto"/>
      </w:divBdr>
    </w:div>
    <w:div w:id="760101351">
      <w:bodyDiv w:val="1"/>
      <w:marLeft w:val="0"/>
      <w:marRight w:val="0"/>
      <w:marTop w:val="0"/>
      <w:marBottom w:val="0"/>
      <w:divBdr>
        <w:top w:val="none" w:sz="0" w:space="0" w:color="auto"/>
        <w:left w:val="none" w:sz="0" w:space="0" w:color="auto"/>
        <w:bottom w:val="none" w:sz="0" w:space="0" w:color="auto"/>
        <w:right w:val="none" w:sz="0" w:space="0" w:color="auto"/>
      </w:divBdr>
    </w:div>
    <w:div w:id="808941733">
      <w:bodyDiv w:val="1"/>
      <w:marLeft w:val="0"/>
      <w:marRight w:val="0"/>
      <w:marTop w:val="0"/>
      <w:marBottom w:val="0"/>
      <w:divBdr>
        <w:top w:val="none" w:sz="0" w:space="0" w:color="auto"/>
        <w:left w:val="none" w:sz="0" w:space="0" w:color="auto"/>
        <w:bottom w:val="none" w:sz="0" w:space="0" w:color="auto"/>
        <w:right w:val="none" w:sz="0" w:space="0" w:color="auto"/>
      </w:divBdr>
    </w:div>
    <w:div w:id="813063175">
      <w:bodyDiv w:val="1"/>
      <w:marLeft w:val="0"/>
      <w:marRight w:val="0"/>
      <w:marTop w:val="0"/>
      <w:marBottom w:val="0"/>
      <w:divBdr>
        <w:top w:val="none" w:sz="0" w:space="0" w:color="auto"/>
        <w:left w:val="none" w:sz="0" w:space="0" w:color="auto"/>
        <w:bottom w:val="none" w:sz="0" w:space="0" w:color="auto"/>
        <w:right w:val="none" w:sz="0" w:space="0" w:color="auto"/>
      </w:divBdr>
    </w:div>
    <w:div w:id="814564327">
      <w:bodyDiv w:val="1"/>
      <w:marLeft w:val="0"/>
      <w:marRight w:val="0"/>
      <w:marTop w:val="0"/>
      <w:marBottom w:val="0"/>
      <w:divBdr>
        <w:top w:val="none" w:sz="0" w:space="0" w:color="auto"/>
        <w:left w:val="none" w:sz="0" w:space="0" w:color="auto"/>
        <w:bottom w:val="none" w:sz="0" w:space="0" w:color="auto"/>
        <w:right w:val="none" w:sz="0" w:space="0" w:color="auto"/>
      </w:divBdr>
    </w:div>
    <w:div w:id="846873076">
      <w:bodyDiv w:val="1"/>
      <w:marLeft w:val="0"/>
      <w:marRight w:val="0"/>
      <w:marTop w:val="0"/>
      <w:marBottom w:val="0"/>
      <w:divBdr>
        <w:top w:val="none" w:sz="0" w:space="0" w:color="auto"/>
        <w:left w:val="none" w:sz="0" w:space="0" w:color="auto"/>
        <w:bottom w:val="none" w:sz="0" w:space="0" w:color="auto"/>
        <w:right w:val="none" w:sz="0" w:space="0" w:color="auto"/>
      </w:divBdr>
    </w:div>
    <w:div w:id="862092302">
      <w:bodyDiv w:val="1"/>
      <w:marLeft w:val="0"/>
      <w:marRight w:val="0"/>
      <w:marTop w:val="0"/>
      <w:marBottom w:val="0"/>
      <w:divBdr>
        <w:top w:val="none" w:sz="0" w:space="0" w:color="auto"/>
        <w:left w:val="none" w:sz="0" w:space="0" w:color="auto"/>
        <w:bottom w:val="none" w:sz="0" w:space="0" w:color="auto"/>
        <w:right w:val="none" w:sz="0" w:space="0" w:color="auto"/>
      </w:divBdr>
    </w:div>
    <w:div w:id="910582728">
      <w:bodyDiv w:val="1"/>
      <w:marLeft w:val="0"/>
      <w:marRight w:val="0"/>
      <w:marTop w:val="0"/>
      <w:marBottom w:val="0"/>
      <w:divBdr>
        <w:top w:val="none" w:sz="0" w:space="0" w:color="auto"/>
        <w:left w:val="none" w:sz="0" w:space="0" w:color="auto"/>
        <w:bottom w:val="none" w:sz="0" w:space="0" w:color="auto"/>
        <w:right w:val="none" w:sz="0" w:space="0" w:color="auto"/>
      </w:divBdr>
    </w:div>
    <w:div w:id="955332798">
      <w:bodyDiv w:val="1"/>
      <w:marLeft w:val="0"/>
      <w:marRight w:val="0"/>
      <w:marTop w:val="0"/>
      <w:marBottom w:val="0"/>
      <w:divBdr>
        <w:top w:val="none" w:sz="0" w:space="0" w:color="auto"/>
        <w:left w:val="none" w:sz="0" w:space="0" w:color="auto"/>
        <w:bottom w:val="none" w:sz="0" w:space="0" w:color="auto"/>
        <w:right w:val="none" w:sz="0" w:space="0" w:color="auto"/>
      </w:divBdr>
    </w:div>
    <w:div w:id="984744313">
      <w:bodyDiv w:val="1"/>
      <w:marLeft w:val="0"/>
      <w:marRight w:val="0"/>
      <w:marTop w:val="0"/>
      <w:marBottom w:val="0"/>
      <w:divBdr>
        <w:top w:val="none" w:sz="0" w:space="0" w:color="auto"/>
        <w:left w:val="none" w:sz="0" w:space="0" w:color="auto"/>
        <w:bottom w:val="none" w:sz="0" w:space="0" w:color="auto"/>
        <w:right w:val="none" w:sz="0" w:space="0" w:color="auto"/>
      </w:divBdr>
    </w:div>
    <w:div w:id="1062212474">
      <w:bodyDiv w:val="1"/>
      <w:marLeft w:val="0"/>
      <w:marRight w:val="0"/>
      <w:marTop w:val="0"/>
      <w:marBottom w:val="0"/>
      <w:divBdr>
        <w:top w:val="none" w:sz="0" w:space="0" w:color="auto"/>
        <w:left w:val="none" w:sz="0" w:space="0" w:color="auto"/>
        <w:bottom w:val="none" w:sz="0" w:space="0" w:color="auto"/>
        <w:right w:val="none" w:sz="0" w:space="0" w:color="auto"/>
      </w:divBdr>
    </w:div>
    <w:div w:id="1114596046">
      <w:bodyDiv w:val="1"/>
      <w:marLeft w:val="0"/>
      <w:marRight w:val="0"/>
      <w:marTop w:val="0"/>
      <w:marBottom w:val="0"/>
      <w:divBdr>
        <w:top w:val="none" w:sz="0" w:space="0" w:color="auto"/>
        <w:left w:val="none" w:sz="0" w:space="0" w:color="auto"/>
        <w:bottom w:val="none" w:sz="0" w:space="0" w:color="auto"/>
        <w:right w:val="none" w:sz="0" w:space="0" w:color="auto"/>
      </w:divBdr>
    </w:div>
    <w:div w:id="1244531503">
      <w:bodyDiv w:val="1"/>
      <w:marLeft w:val="0"/>
      <w:marRight w:val="0"/>
      <w:marTop w:val="0"/>
      <w:marBottom w:val="0"/>
      <w:divBdr>
        <w:top w:val="none" w:sz="0" w:space="0" w:color="auto"/>
        <w:left w:val="none" w:sz="0" w:space="0" w:color="auto"/>
        <w:bottom w:val="none" w:sz="0" w:space="0" w:color="auto"/>
        <w:right w:val="none" w:sz="0" w:space="0" w:color="auto"/>
      </w:divBdr>
    </w:div>
    <w:div w:id="1300527514">
      <w:bodyDiv w:val="1"/>
      <w:marLeft w:val="0"/>
      <w:marRight w:val="0"/>
      <w:marTop w:val="0"/>
      <w:marBottom w:val="0"/>
      <w:divBdr>
        <w:top w:val="none" w:sz="0" w:space="0" w:color="auto"/>
        <w:left w:val="none" w:sz="0" w:space="0" w:color="auto"/>
        <w:bottom w:val="none" w:sz="0" w:space="0" w:color="auto"/>
        <w:right w:val="none" w:sz="0" w:space="0" w:color="auto"/>
      </w:divBdr>
    </w:div>
    <w:div w:id="1314144259">
      <w:bodyDiv w:val="1"/>
      <w:marLeft w:val="0"/>
      <w:marRight w:val="0"/>
      <w:marTop w:val="0"/>
      <w:marBottom w:val="0"/>
      <w:divBdr>
        <w:top w:val="none" w:sz="0" w:space="0" w:color="auto"/>
        <w:left w:val="none" w:sz="0" w:space="0" w:color="auto"/>
        <w:bottom w:val="none" w:sz="0" w:space="0" w:color="auto"/>
        <w:right w:val="none" w:sz="0" w:space="0" w:color="auto"/>
      </w:divBdr>
    </w:div>
    <w:div w:id="1317682311">
      <w:bodyDiv w:val="1"/>
      <w:marLeft w:val="0"/>
      <w:marRight w:val="0"/>
      <w:marTop w:val="0"/>
      <w:marBottom w:val="0"/>
      <w:divBdr>
        <w:top w:val="none" w:sz="0" w:space="0" w:color="auto"/>
        <w:left w:val="none" w:sz="0" w:space="0" w:color="auto"/>
        <w:bottom w:val="none" w:sz="0" w:space="0" w:color="auto"/>
        <w:right w:val="none" w:sz="0" w:space="0" w:color="auto"/>
      </w:divBdr>
    </w:div>
    <w:div w:id="1323969732">
      <w:bodyDiv w:val="1"/>
      <w:marLeft w:val="0"/>
      <w:marRight w:val="0"/>
      <w:marTop w:val="0"/>
      <w:marBottom w:val="0"/>
      <w:divBdr>
        <w:top w:val="none" w:sz="0" w:space="0" w:color="auto"/>
        <w:left w:val="none" w:sz="0" w:space="0" w:color="auto"/>
        <w:bottom w:val="none" w:sz="0" w:space="0" w:color="auto"/>
        <w:right w:val="none" w:sz="0" w:space="0" w:color="auto"/>
      </w:divBdr>
    </w:div>
    <w:div w:id="1336957887">
      <w:bodyDiv w:val="1"/>
      <w:marLeft w:val="0"/>
      <w:marRight w:val="0"/>
      <w:marTop w:val="0"/>
      <w:marBottom w:val="0"/>
      <w:divBdr>
        <w:top w:val="none" w:sz="0" w:space="0" w:color="auto"/>
        <w:left w:val="none" w:sz="0" w:space="0" w:color="auto"/>
        <w:bottom w:val="none" w:sz="0" w:space="0" w:color="auto"/>
        <w:right w:val="none" w:sz="0" w:space="0" w:color="auto"/>
      </w:divBdr>
    </w:div>
    <w:div w:id="1353262397">
      <w:bodyDiv w:val="1"/>
      <w:marLeft w:val="0"/>
      <w:marRight w:val="0"/>
      <w:marTop w:val="0"/>
      <w:marBottom w:val="0"/>
      <w:divBdr>
        <w:top w:val="none" w:sz="0" w:space="0" w:color="auto"/>
        <w:left w:val="none" w:sz="0" w:space="0" w:color="auto"/>
        <w:bottom w:val="none" w:sz="0" w:space="0" w:color="auto"/>
        <w:right w:val="none" w:sz="0" w:space="0" w:color="auto"/>
      </w:divBdr>
    </w:div>
    <w:div w:id="1356073852">
      <w:bodyDiv w:val="1"/>
      <w:marLeft w:val="0"/>
      <w:marRight w:val="0"/>
      <w:marTop w:val="0"/>
      <w:marBottom w:val="0"/>
      <w:divBdr>
        <w:top w:val="none" w:sz="0" w:space="0" w:color="auto"/>
        <w:left w:val="none" w:sz="0" w:space="0" w:color="auto"/>
        <w:bottom w:val="none" w:sz="0" w:space="0" w:color="auto"/>
        <w:right w:val="none" w:sz="0" w:space="0" w:color="auto"/>
      </w:divBdr>
    </w:div>
    <w:div w:id="1363674204">
      <w:bodyDiv w:val="1"/>
      <w:marLeft w:val="0"/>
      <w:marRight w:val="0"/>
      <w:marTop w:val="0"/>
      <w:marBottom w:val="0"/>
      <w:divBdr>
        <w:top w:val="none" w:sz="0" w:space="0" w:color="auto"/>
        <w:left w:val="none" w:sz="0" w:space="0" w:color="auto"/>
        <w:bottom w:val="none" w:sz="0" w:space="0" w:color="auto"/>
        <w:right w:val="none" w:sz="0" w:space="0" w:color="auto"/>
      </w:divBdr>
    </w:div>
    <w:div w:id="1438672595">
      <w:bodyDiv w:val="1"/>
      <w:marLeft w:val="0"/>
      <w:marRight w:val="0"/>
      <w:marTop w:val="0"/>
      <w:marBottom w:val="0"/>
      <w:divBdr>
        <w:top w:val="none" w:sz="0" w:space="0" w:color="auto"/>
        <w:left w:val="none" w:sz="0" w:space="0" w:color="auto"/>
        <w:bottom w:val="none" w:sz="0" w:space="0" w:color="auto"/>
        <w:right w:val="none" w:sz="0" w:space="0" w:color="auto"/>
      </w:divBdr>
    </w:div>
    <w:div w:id="1454788805">
      <w:bodyDiv w:val="1"/>
      <w:marLeft w:val="0"/>
      <w:marRight w:val="0"/>
      <w:marTop w:val="0"/>
      <w:marBottom w:val="0"/>
      <w:divBdr>
        <w:top w:val="none" w:sz="0" w:space="0" w:color="auto"/>
        <w:left w:val="none" w:sz="0" w:space="0" w:color="auto"/>
        <w:bottom w:val="none" w:sz="0" w:space="0" w:color="auto"/>
        <w:right w:val="none" w:sz="0" w:space="0" w:color="auto"/>
      </w:divBdr>
    </w:div>
    <w:div w:id="1489899565">
      <w:bodyDiv w:val="1"/>
      <w:marLeft w:val="0"/>
      <w:marRight w:val="0"/>
      <w:marTop w:val="0"/>
      <w:marBottom w:val="0"/>
      <w:divBdr>
        <w:top w:val="none" w:sz="0" w:space="0" w:color="auto"/>
        <w:left w:val="none" w:sz="0" w:space="0" w:color="auto"/>
        <w:bottom w:val="none" w:sz="0" w:space="0" w:color="auto"/>
        <w:right w:val="none" w:sz="0" w:space="0" w:color="auto"/>
      </w:divBdr>
    </w:div>
    <w:div w:id="1537963839">
      <w:bodyDiv w:val="1"/>
      <w:marLeft w:val="0"/>
      <w:marRight w:val="0"/>
      <w:marTop w:val="0"/>
      <w:marBottom w:val="0"/>
      <w:divBdr>
        <w:top w:val="none" w:sz="0" w:space="0" w:color="auto"/>
        <w:left w:val="none" w:sz="0" w:space="0" w:color="auto"/>
        <w:bottom w:val="none" w:sz="0" w:space="0" w:color="auto"/>
        <w:right w:val="none" w:sz="0" w:space="0" w:color="auto"/>
      </w:divBdr>
    </w:div>
    <w:div w:id="1544827542">
      <w:bodyDiv w:val="1"/>
      <w:marLeft w:val="0"/>
      <w:marRight w:val="0"/>
      <w:marTop w:val="0"/>
      <w:marBottom w:val="0"/>
      <w:divBdr>
        <w:top w:val="none" w:sz="0" w:space="0" w:color="auto"/>
        <w:left w:val="none" w:sz="0" w:space="0" w:color="auto"/>
        <w:bottom w:val="none" w:sz="0" w:space="0" w:color="auto"/>
        <w:right w:val="none" w:sz="0" w:space="0" w:color="auto"/>
      </w:divBdr>
    </w:div>
    <w:div w:id="1620068026">
      <w:bodyDiv w:val="1"/>
      <w:marLeft w:val="0"/>
      <w:marRight w:val="0"/>
      <w:marTop w:val="0"/>
      <w:marBottom w:val="0"/>
      <w:divBdr>
        <w:top w:val="none" w:sz="0" w:space="0" w:color="auto"/>
        <w:left w:val="none" w:sz="0" w:space="0" w:color="auto"/>
        <w:bottom w:val="none" w:sz="0" w:space="0" w:color="auto"/>
        <w:right w:val="none" w:sz="0" w:space="0" w:color="auto"/>
      </w:divBdr>
    </w:div>
    <w:div w:id="1620142185">
      <w:bodyDiv w:val="1"/>
      <w:marLeft w:val="0"/>
      <w:marRight w:val="0"/>
      <w:marTop w:val="0"/>
      <w:marBottom w:val="0"/>
      <w:divBdr>
        <w:top w:val="none" w:sz="0" w:space="0" w:color="auto"/>
        <w:left w:val="none" w:sz="0" w:space="0" w:color="auto"/>
        <w:bottom w:val="none" w:sz="0" w:space="0" w:color="auto"/>
        <w:right w:val="none" w:sz="0" w:space="0" w:color="auto"/>
      </w:divBdr>
    </w:div>
    <w:div w:id="1630159028">
      <w:bodyDiv w:val="1"/>
      <w:marLeft w:val="0"/>
      <w:marRight w:val="0"/>
      <w:marTop w:val="0"/>
      <w:marBottom w:val="0"/>
      <w:divBdr>
        <w:top w:val="none" w:sz="0" w:space="0" w:color="auto"/>
        <w:left w:val="none" w:sz="0" w:space="0" w:color="auto"/>
        <w:bottom w:val="none" w:sz="0" w:space="0" w:color="auto"/>
        <w:right w:val="none" w:sz="0" w:space="0" w:color="auto"/>
      </w:divBdr>
    </w:div>
    <w:div w:id="1693343193">
      <w:bodyDiv w:val="1"/>
      <w:marLeft w:val="0"/>
      <w:marRight w:val="0"/>
      <w:marTop w:val="0"/>
      <w:marBottom w:val="0"/>
      <w:divBdr>
        <w:top w:val="none" w:sz="0" w:space="0" w:color="auto"/>
        <w:left w:val="none" w:sz="0" w:space="0" w:color="auto"/>
        <w:bottom w:val="none" w:sz="0" w:space="0" w:color="auto"/>
        <w:right w:val="none" w:sz="0" w:space="0" w:color="auto"/>
      </w:divBdr>
    </w:div>
    <w:div w:id="1721173346">
      <w:bodyDiv w:val="1"/>
      <w:marLeft w:val="0"/>
      <w:marRight w:val="0"/>
      <w:marTop w:val="0"/>
      <w:marBottom w:val="0"/>
      <w:divBdr>
        <w:top w:val="none" w:sz="0" w:space="0" w:color="auto"/>
        <w:left w:val="none" w:sz="0" w:space="0" w:color="auto"/>
        <w:bottom w:val="none" w:sz="0" w:space="0" w:color="auto"/>
        <w:right w:val="none" w:sz="0" w:space="0" w:color="auto"/>
      </w:divBdr>
    </w:div>
    <w:div w:id="1780442889">
      <w:bodyDiv w:val="1"/>
      <w:marLeft w:val="0"/>
      <w:marRight w:val="0"/>
      <w:marTop w:val="0"/>
      <w:marBottom w:val="0"/>
      <w:divBdr>
        <w:top w:val="none" w:sz="0" w:space="0" w:color="auto"/>
        <w:left w:val="none" w:sz="0" w:space="0" w:color="auto"/>
        <w:bottom w:val="none" w:sz="0" w:space="0" w:color="auto"/>
        <w:right w:val="none" w:sz="0" w:space="0" w:color="auto"/>
      </w:divBdr>
    </w:div>
    <w:div w:id="1795324130">
      <w:bodyDiv w:val="1"/>
      <w:marLeft w:val="0"/>
      <w:marRight w:val="0"/>
      <w:marTop w:val="0"/>
      <w:marBottom w:val="0"/>
      <w:divBdr>
        <w:top w:val="none" w:sz="0" w:space="0" w:color="auto"/>
        <w:left w:val="none" w:sz="0" w:space="0" w:color="auto"/>
        <w:bottom w:val="none" w:sz="0" w:space="0" w:color="auto"/>
        <w:right w:val="none" w:sz="0" w:space="0" w:color="auto"/>
      </w:divBdr>
    </w:div>
    <w:div w:id="1835103726">
      <w:bodyDiv w:val="1"/>
      <w:marLeft w:val="0"/>
      <w:marRight w:val="0"/>
      <w:marTop w:val="0"/>
      <w:marBottom w:val="0"/>
      <w:divBdr>
        <w:top w:val="none" w:sz="0" w:space="0" w:color="auto"/>
        <w:left w:val="none" w:sz="0" w:space="0" w:color="auto"/>
        <w:bottom w:val="none" w:sz="0" w:space="0" w:color="auto"/>
        <w:right w:val="none" w:sz="0" w:space="0" w:color="auto"/>
      </w:divBdr>
    </w:div>
    <w:div w:id="1853177111">
      <w:bodyDiv w:val="1"/>
      <w:marLeft w:val="0"/>
      <w:marRight w:val="0"/>
      <w:marTop w:val="0"/>
      <w:marBottom w:val="0"/>
      <w:divBdr>
        <w:top w:val="none" w:sz="0" w:space="0" w:color="auto"/>
        <w:left w:val="none" w:sz="0" w:space="0" w:color="auto"/>
        <w:bottom w:val="none" w:sz="0" w:space="0" w:color="auto"/>
        <w:right w:val="none" w:sz="0" w:space="0" w:color="auto"/>
      </w:divBdr>
    </w:div>
    <w:div w:id="1935939397">
      <w:bodyDiv w:val="1"/>
      <w:marLeft w:val="0"/>
      <w:marRight w:val="0"/>
      <w:marTop w:val="0"/>
      <w:marBottom w:val="0"/>
      <w:divBdr>
        <w:top w:val="none" w:sz="0" w:space="0" w:color="auto"/>
        <w:left w:val="none" w:sz="0" w:space="0" w:color="auto"/>
        <w:bottom w:val="none" w:sz="0" w:space="0" w:color="auto"/>
        <w:right w:val="none" w:sz="0" w:space="0" w:color="auto"/>
      </w:divBdr>
    </w:div>
    <w:div w:id="1962689822">
      <w:bodyDiv w:val="1"/>
      <w:marLeft w:val="0"/>
      <w:marRight w:val="0"/>
      <w:marTop w:val="0"/>
      <w:marBottom w:val="0"/>
      <w:divBdr>
        <w:top w:val="none" w:sz="0" w:space="0" w:color="auto"/>
        <w:left w:val="none" w:sz="0" w:space="0" w:color="auto"/>
        <w:bottom w:val="none" w:sz="0" w:space="0" w:color="auto"/>
        <w:right w:val="none" w:sz="0" w:space="0" w:color="auto"/>
      </w:divBdr>
    </w:div>
    <w:div w:id="1976983275">
      <w:bodyDiv w:val="1"/>
      <w:marLeft w:val="0"/>
      <w:marRight w:val="0"/>
      <w:marTop w:val="0"/>
      <w:marBottom w:val="0"/>
      <w:divBdr>
        <w:top w:val="none" w:sz="0" w:space="0" w:color="auto"/>
        <w:left w:val="none" w:sz="0" w:space="0" w:color="auto"/>
        <w:bottom w:val="none" w:sz="0" w:space="0" w:color="auto"/>
        <w:right w:val="none" w:sz="0" w:space="0" w:color="auto"/>
      </w:divBdr>
    </w:div>
    <w:div w:id="1982810863">
      <w:bodyDiv w:val="1"/>
      <w:marLeft w:val="0"/>
      <w:marRight w:val="0"/>
      <w:marTop w:val="0"/>
      <w:marBottom w:val="0"/>
      <w:divBdr>
        <w:top w:val="none" w:sz="0" w:space="0" w:color="auto"/>
        <w:left w:val="none" w:sz="0" w:space="0" w:color="auto"/>
        <w:bottom w:val="none" w:sz="0" w:space="0" w:color="auto"/>
        <w:right w:val="none" w:sz="0" w:space="0" w:color="auto"/>
      </w:divBdr>
    </w:div>
    <w:div w:id="2038575375">
      <w:bodyDiv w:val="1"/>
      <w:marLeft w:val="0"/>
      <w:marRight w:val="0"/>
      <w:marTop w:val="0"/>
      <w:marBottom w:val="0"/>
      <w:divBdr>
        <w:top w:val="none" w:sz="0" w:space="0" w:color="auto"/>
        <w:left w:val="none" w:sz="0" w:space="0" w:color="auto"/>
        <w:bottom w:val="none" w:sz="0" w:space="0" w:color="auto"/>
        <w:right w:val="none" w:sz="0" w:space="0" w:color="auto"/>
      </w:divBdr>
    </w:div>
    <w:div w:id="205927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en.wikipedia.org/wiki/Least_mean_square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NLu14</b:Tag>
    <b:SourceType>Book</b:SourceType>
    <b:Guid>{A1A91875-3FE3-6A41-BB33-3AEC32FBE539}</b:Guid>
    <b:Author>
      <b:Author>
        <b:NameList>
          <b:Person>
            <b:Last>al</b:Last>
            <b:First>N.</b:First>
            <b:Middle>Lu et</b:Middle>
          </b:Person>
        </b:NameList>
      </b:Author>
    </b:Author>
    <b:Title>“Connected Vehicles: Solutions and Challenges</b:Title>
    <b:Publisher>IEEE Internet Things Journal</b:Publisher>
    <b:Year>2014</b:Year>
    <b:Volume>1</b:Volume>
    <b:NumberVolumes>4</b:NumberVolumes>
    <b:Pages>289-299</b:Pages>
    <b:RefOrder>1</b:RefOrder>
  </b:Source>
</b:Sources>
</file>

<file path=customXml/itemProps1.xml><?xml version="1.0" encoding="utf-8"?>
<ds:datastoreItem xmlns:ds="http://schemas.openxmlformats.org/officeDocument/2006/customXml" ds:itemID="{AA3F18AA-B6AC-4613-A332-170935BEB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33</Pages>
  <Words>5874</Words>
  <Characters>33487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MACHARIA MAINA</dc:creator>
  <cp:lastModifiedBy>user</cp:lastModifiedBy>
  <cp:revision>15</cp:revision>
  <dcterms:created xsi:type="dcterms:W3CDTF">2018-02-06T12:59:00Z</dcterms:created>
  <dcterms:modified xsi:type="dcterms:W3CDTF">2018-02-07T09:46:00Z</dcterms:modified>
</cp:coreProperties>
</file>