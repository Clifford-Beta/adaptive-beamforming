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3"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rsidP="000E727F">
      <w:pPr>
        <w:tabs>
          <w:tab w:val="left" w:pos="1650"/>
          <w:tab w:val="center" w:pos="4464"/>
        </w:tabs>
        <w:autoSpaceDE w:val="0"/>
        <w:autoSpaceDN w:val="0"/>
        <w:adjustRightInd w:val="0"/>
        <w:rPr>
          <w:b/>
          <w:bCs/>
          <w:color w:val="000000" w:themeColor="text1"/>
          <w:rPrChange w:id="4" w:author="Kerry Anne" w:date="2018-02-06T12:25:00Z">
            <w:rPr/>
          </w:rPrChange>
        </w:rPr>
        <w:pPrChange w:id="5" w:author="user" w:date="2018-02-06T16:41:00Z">
          <w:pPr>
            <w:autoSpaceDE w:val="0"/>
            <w:autoSpaceDN w:val="0"/>
            <w:adjustRightInd w:val="0"/>
            <w:jc w:val="center"/>
          </w:pPr>
        </w:pPrChange>
      </w:pPr>
      <w:ins w:id="6"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7"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8"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9"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10"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1"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2"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3" w:name="_Toc392095794"/>
      <w:r w:rsidRPr="007032FF">
        <w:rPr>
          <w:color w:val="000000" w:themeColor="text1"/>
        </w:rPr>
        <w:t>DECLARATION</w:t>
      </w:r>
      <w:bookmarkEnd w:id="13"/>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 xml:space="preserve">dge has not been previously submitted to </w:t>
      </w:r>
      <w:proofErr w:type="spellStart"/>
      <w:r w:rsidR="000E65C9" w:rsidRPr="007032FF">
        <w:rPr>
          <w:rFonts w:ascii="Times New Roman" w:hAnsi="Times New Roman" w:cs="Times New Roman"/>
          <w:color w:val="000000" w:themeColor="text1"/>
        </w:rPr>
        <w:t>Jomo</w:t>
      </w:r>
      <w:proofErr w:type="spellEnd"/>
      <w:r w:rsidR="000E65C9" w:rsidRPr="007032FF">
        <w:rPr>
          <w:rFonts w:ascii="Times New Roman" w:hAnsi="Times New Roman" w:cs="Times New Roman"/>
          <w:color w:val="000000" w:themeColor="text1"/>
        </w:rPr>
        <w:t xml:space="preserve">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proofErr w:type="spellStart"/>
      <w:r w:rsidR="00286FFE" w:rsidRPr="007032FF">
        <w:rPr>
          <w:rFonts w:ascii="Times New Roman" w:hAnsi="Times New Roman" w:cs="Times New Roman"/>
          <w:color w:val="000000" w:themeColor="text1"/>
        </w:rPr>
        <w:t>Jomo</w:t>
      </w:r>
      <w:proofErr w:type="spellEnd"/>
      <w:r w:rsidR="00286FFE" w:rsidRPr="007032FF">
        <w:rPr>
          <w:rFonts w:ascii="Times New Roman" w:hAnsi="Times New Roman" w:cs="Times New Roman"/>
          <w:color w:val="000000" w:themeColor="text1"/>
        </w:rPr>
        <w:t xml:space="preserve">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4"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4"/>
    </w:p>
    <w:p w14:paraId="3F2E7CD3" w14:textId="0C982624" w:rsidR="005F325D" w:rsidRPr="00E8402C" w:rsidRDefault="00600543" w:rsidP="005F325D">
      <w:pPr>
        <w:rPr>
          <w:rFonts w:cs="Arial"/>
        </w:rPr>
      </w:pPr>
      <w:proofErr w:type="spellStart"/>
      <w:r>
        <w:rPr>
          <w:rFonts w:cs="Arial"/>
        </w:rPr>
        <w:t>Millimetre</w:t>
      </w:r>
      <w:proofErr w:type="spellEnd"/>
      <w:r>
        <w:rPr>
          <w:rFonts w:cs="Arial"/>
        </w:rPr>
        <w:t xml:space="preserve"> Wave</w:t>
      </w:r>
      <w:r w:rsidR="005F325D" w:rsidRPr="00E8402C">
        <w:rPr>
          <w:rFonts w:cs="Arial"/>
        </w:rPr>
        <w:t xml:space="preserve"> (</w:t>
      </w:r>
      <w:proofErr w:type="spellStart"/>
      <w:r w:rsidR="005F325D" w:rsidRPr="00E8402C">
        <w:rPr>
          <w:rFonts w:cs="Arial"/>
        </w:rPr>
        <w:t>mmWave</w:t>
      </w:r>
      <w:proofErr w:type="spellEnd"/>
      <w:r w:rsidR="005F325D" w:rsidRPr="00E8402C">
        <w:rPr>
          <w:rFonts w:cs="Arial"/>
        </w:rPr>
        <w:t>)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proofErr w:type="spellStart"/>
      <w:r w:rsidR="002832C4">
        <w:rPr>
          <w:rFonts w:cs="Arial"/>
        </w:rPr>
        <w:t>beamwidth</w:t>
      </w:r>
      <w:proofErr w:type="spellEnd"/>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We hope to demonstrate that the suggested approach is more efficient that the current approaches to beam steering and has the potential of increasing the data rates and the quality of service (</w:t>
      </w:r>
      <w:proofErr w:type="spellStart"/>
      <w:r w:rsidRPr="00E8402C">
        <w:rPr>
          <w:rFonts w:cs="Arial"/>
        </w:rPr>
        <w:t>QoS</w:t>
      </w:r>
      <w:proofErr w:type="spellEnd"/>
      <w:r w:rsidRPr="00E8402C">
        <w:rPr>
          <w:rFonts w:cs="Arial"/>
        </w:rPr>
        <w:t xml:space="preserve">). </w:t>
      </w:r>
    </w:p>
    <w:p w14:paraId="350EB4D5" w14:textId="74B9E543" w:rsidR="00AB1BD0" w:rsidRPr="00E8402C" w:rsidRDefault="001B19B2" w:rsidP="005F325D">
      <w:pPr>
        <w:rPr>
          <w:rFonts w:cs="Arial"/>
        </w:rPr>
      </w:pPr>
      <w:r>
        <w:rPr>
          <w:rFonts w:cs="Arial"/>
        </w:rPr>
        <w:t>Keyword:</w:t>
      </w:r>
      <w:r w:rsidR="00E01EC7">
        <w:rPr>
          <w:rFonts w:cs="Arial"/>
        </w:rPr>
        <w:t xml:space="preserve"> </w:t>
      </w:r>
      <w:proofErr w:type="spellStart"/>
      <w:r w:rsidR="00E01EC7">
        <w:rPr>
          <w:rFonts w:cs="Arial"/>
        </w:rPr>
        <w:t>mmWave</w:t>
      </w:r>
      <w:proofErr w:type="spellEnd"/>
      <w:r w:rsidR="00E01EC7">
        <w:rPr>
          <w:rFonts w:cs="Arial"/>
        </w:rPr>
        <w:t xml:space="preserve">, Vehicle-to-Everything Communications, Neural Network, </w:t>
      </w:r>
      <w:proofErr w:type="spellStart"/>
      <w:r w:rsidR="00E01EC7">
        <w:rPr>
          <w:rFonts w:cs="Arial"/>
        </w:rPr>
        <w:t>Beamforming</w:t>
      </w:r>
      <w:proofErr w:type="spellEnd"/>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5"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5"/>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6E4C59">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6E4C59">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6E4C59">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6E4C59">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6E4C59">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6E4C59">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6E4C59">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6E4C59">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6E4C59">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6E4C59">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6E4C59">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6E4C59">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6E4C59">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6E4C59">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6E4C59">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6E4C59">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6E4C59">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6E4C59">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6E4C59">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6" w:name="_Toc392095797"/>
      <w:r w:rsidRPr="007032FF">
        <w:rPr>
          <w:color w:val="000000" w:themeColor="text1"/>
        </w:rPr>
        <w:t xml:space="preserve">LIST OF </w:t>
      </w:r>
      <w:r w:rsidR="00A250F9" w:rsidRPr="007032FF">
        <w:rPr>
          <w:color w:val="000000" w:themeColor="text1"/>
        </w:rPr>
        <w:t>FIGURES</w:t>
      </w:r>
      <w:bookmarkEnd w:id="16"/>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7" w:name="_Toc392095798"/>
      <w:r w:rsidRPr="007032FF">
        <w:rPr>
          <w:color w:val="000000" w:themeColor="text1"/>
        </w:rPr>
        <w:t xml:space="preserve">LIST OF </w:t>
      </w:r>
      <w:r>
        <w:rPr>
          <w:color w:val="000000" w:themeColor="text1"/>
        </w:rPr>
        <w:t>TABLES</w:t>
      </w:r>
      <w:bookmarkEnd w:id="17"/>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8" w:name="_Toc392095799"/>
      <w:r w:rsidRPr="007032FF">
        <w:rPr>
          <w:color w:val="000000" w:themeColor="text1"/>
        </w:rPr>
        <w:t>LIST OF ABBREVIATIONS</w:t>
      </w:r>
      <w:bookmarkEnd w:id="18"/>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6E4C59"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9" w:name="_Toc392095800"/>
      <w:r w:rsidRPr="007032FF">
        <w:rPr>
          <w:color w:val="000000" w:themeColor="text1"/>
        </w:rPr>
        <w:lastRenderedPageBreak/>
        <w:t>CHAPTER 1</w:t>
      </w:r>
      <w:bookmarkEnd w:id="19"/>
    </w:p>
    <w:p w14:paraId="6AF1AC36" w14:textId="77777777" w:rsidR="00173E6D" w:rsidRPr="007032FF" w:rsidRDefault="00300A3E" w:rsidP="00D01639">
      <w:pPr>
        <w:pStyle w:val="Heading1"/>
      </w:pPr>
      <w:bookmarkStart w:id="20" w:name="_Toc392095801"/>
      <w:r w:rsidRPr="007032FF">
        <w:t>INTRODUCTION</w:t>
      </w:r>
      <w:bookmarkEnd w:id="20"/>
    </w:p>
    <w:p w14:paraId="54687C24" w14:textId="77777777" w:rsidR="00566BA3" w:rsidRDefault="00270E76" w:rsidP="00D01639">
      <w:pPr>
        <w:pStyle w:val="Heading2"/>
      </w:pPr>
      <w:bookmarkStart w:id="21" w:name="_Toc392095802"/>
      <w:r w:rsidRPr="007032FF">
        <w:t>BACKGROUND</w:t>
      </w:r>
      <w:bookmarkEnd w:id="21"/>
    </w:p>
    <w:p w14:paraId="42652EBD" w14:textId="52795780" w:rsidR="00DA7B3A" w:rsidRDefault="00203FEB" w:rsidP="006E450F">
      <w:r>
        <w:t xml:space="preserve">Connected and Autonomous </w:t>
      </w:r>
      <w:proofErr w:type="gramStart"/>
      <w:r>
        <w:t>Vehicles(</w:t>
      </w:r>
      <w:proofErr w:type="gramEnd"/>
      <w:r>
        <w:t>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 xml:space="preserve">The next generation of automotive application such as Virtual reality and </w:t>
      </w:r>
      <w:proofErr w:type="gramStart"/>
      <w:r>
        <w:t>Augmented</w:t>
      </w:r>
      <w:proofErr w:type="gramEnd"/>
      <w:r>
        <w:t xml:space="preserve"> reality place the highest demand on network resources and quality. For instance, they require gigabit-per-second data rates, extreme low latency and very high quality of </w:t>
      </w:r>
      <w:proofErr w:type="gramStart"/>
      <w:r>
        <w:t>service</w:t>
      </w:r>
      <w:r w:rsidR="00542B0B">
        <w:t>(</w:t>
      </w:r>
      <w:proofErr w:type="spellStart"/>
      <w:proofErr w:type="gramEnd"/>
      <w:r w:rsidR="00542B0B">
        <w:t>QoS</w:t>
      </w:r>
      <w:proofErr w:type="spellEnd"/>
      <w:r w:rsidR="00542B0B">
        <w:t>)</w:t>
      </w:r>
      <w:r>
        <w:t>.</w:t>
      </w:r>
    </w:p>
    <w:p w14:paraId="599DB117" w14:textId="522A2189" w:rsidR="00C21488" w:rsidRDefault="00C21488" w:rsidP="00B64E75">
      <w:r>
        <w:t xml:space="preserve">All these network requirements can be delivered by </w:t>
      </w:r>
      <w:proofErr w:type="spellStart"/>
      <w:r>
        <w:t>mmWave</w:t>
      </w:r>
      <w:proofErr w:type="spellEnd"/>
      <w:r>
        <w:t xml:space="preser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w:t>
      </w:r>
      <w:proofErr w:type="spellStart"/>
      <w:r>
        <w:t>beamforming</w:t>
      </w:r>
      <w:proofErr w:type="spellEnd"/>
      <w:r>
        <w:t xml:space="preserve">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w:t>
      </w:r>
      <w:proofErr w:type="spellStart"/>
      <w:r w:rsidR="00EF3915">
        <w:t>positon</w:t>
      </w:r>
      <w:proofErr w:type="spellEnd"/>
      <w:r w:rsidR="00EF3915">
        <w:t xml:space="preserve">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2" w:name="_Toc392095803"/>
      <w:r w:rsidRPr="007032FF">
        <w:t>PROBLEM STATEMENT</w:t>
      </w:r>
      <w:bookmarkEnd w:id="22"/>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3" w:author="clifford beta" w:date="2018-02-06T12:20:00Z"/>
        </w:rPr>
      </w:pPr>
      <w:r>
        <w:t>Consequently, there is need for constant beam steering increas</w:t>
      </w:r>
      <w:ins w:id="24" w:author="clifford beta" w:date="2018-02-06T12:20:00Z">
        <w:r w:rsidR="00620428">
          <w:t>ing</w:t>
        </w:r>
      </w:ins>
      <w:del w:id="25"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6"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7" w:author="clifford beta" w:date="2018-02-06T12:25:00Z"/>
        </w:rPr>
      </w:pPr>
      <w:bookmarkStart w:id="28" w:name="_Toc392095804"/>
      <w:r w:rsidRPr="007032FF">
        <w:t>JUSTIFICATION</w:t>
      </w:r>
      <w:bookmarkEnd w:id="28"/>
      <w:r w:rsidRPr="007032FF">
        <w:t xml:space="preserve"> </w:t>
      </w:r>
    </w:p>
    <w:p w14:paraId="778D0C32" w14:textId="26827691" w:rsidR="00AF7C1E" w:rsidRDefault="006E7CC7">
      <w:pPr>
        <w:rPr>
          <w:ins w:id="29" w:author="clifford beta" w:date="2018-02-06T12:29:00Z"/>
        </w:rPr>
        <w:pPrChange w:id="30" w:author="clifford beta" w:date="2018-02-06T12:27:00Z">
          <w:pPr>
            <w:pStyle w:val="p1"/>
          </w:pPr>
        </w:pPrChange>
      </w:pPr>
      <w:ins w:id="31" w:author="clifford beta" w:date="2018-02-06T12:27:00Z">
        <w:r w:rsidRPr="006E7CC7">
          <w:rPr>
            <w:rPrChange w:id="32" w:author="clifford beta" w:date="2018-02-06T12:27:00Z">
              <w:rPr>
                <w:color w:val="987FF4"/>
              </w:rPr>
            </w:rPrChange>
          </w:rPr>
          <w:t>Cellular networks</w:t>
        </w:r>
        <w:r>
          <w:t xml:space="preserve"> of the second (2G), third 3(G)</w:t>
        </w:r>
        <w:r w:rsidR="00297D94">
          <w:t xml:space="preserve"> and fourth (4G)</w:t>
        </w:r>
      </w:ins>
      <w:ins w:id="33"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4" w:author="clifford beta" w:date="2018-02-06T12:26:00Z"/>
          <w:rPrChange w:id="35" w:author="clifford beta" w:date="2018-02-06T12:26:00Z">
            <w:rPr>
              <w:ins w:id="36" w:author="clifford beta" w:date="2018-02-06T12:26:00Z"/>
              <w:color w:val="987FF4"/>
              <w:sz w:val="24"/>
              <w:szCs w:val="24"/>
            </w:rPr>
          </w:rPrChange>
        </w:rPr>
        <w:pPrChange w:id="37" w:author="clifford beta" w:date="2018-02-06T12:27:00Z">
          <w:pPr>
            <w:pStyle w:val="p1"/>
          </w:pPr>
        </w:pPrChange>
      </w:pPr>
      <w:ins w:id="38" w:author="clifford beta" w:date="2018-02-06T12:29:00Z">
        <w:r>
          <w:t>In the recent past, however, there has been a steady increase in vehicular communications. This has led to the development of a powerful concept</w:t>
        </w:r>
      </w:ins>
      <w:ins w:id="39" w:author="clifford beta" w:date="2018-02-06T12:31:00Z">
        <w:r w:rsidR="00D01673">
          <w:t xml:space="preserve"> which is only useful for slow moving </w:t>
        </w:r>
        <w:r w:rsidR="00B95072">
          <w:t>users: “channel</w:t>
        </w:r>
        <w:r w:rsidR="00D01673">
          <w:t xml:space="preserve"> state information at the transmitter</w:t>
        </w:r>
        <w:proofErr w:type="gramStart"/>
        <w:r w:rsidR="00D01673">
          <w:t>”(</w:t>
        </w:r>
        <w:proofErr w:type="gramEnd"/>
        <w:r w:rsidR="00D01673">
          <w:t>CSIT).</w:t>
        </w:r>
      </w:ins>
    </w:p>
    <w:p w14:paraId="1BE9042C" w14:textId="70EF1F8A" w:rsidR="00006367" w:rsidRPr="00006367" w:rsidRDefault="00B95072">
      <w:pPr>
        <w:rPr>
          <w:ins w:id="40" w:author="clifford beta" w:date="2018-02-06T12:23:00Z"/>
        </w:rPr>
        <w:pPrChange w:id="41" w:author="clifford beta" w:date="2018-02-06T12:24:00Z">
          <w:pPr>
            <w:pStyle w:val="Heading2"/>
          </w:pPr>
        </w:pPrChange>
      </w:pPr>
      <w:ins w:id="42"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3" w:author="clifford beta" w:date="2018-02-06T12:23:00Z"/>
          <w:rFonts w:ascii="Times" w:hAnsi="Times"/>
          <w:rPrChange w:id="44" w:author="clifford beta" w:date="2018-02-06T12:23:00Z">
            <w:rPr>
              <w:ins w:id="45" w:author="clifford beta" w:date="2018-02-06T12:23:00Z"/>
              <w:rFonts w:ascii="Times" w:hAnsi="Times"/>
              <w:sz w:val="14"/>
              <w:szCs w:val="14"/>
            </w:rPr>
          </w:rPrChange>
        </w:rPr>
      </w:pPr>
      <w:ins w:id="46" w:author="clifford beta" w:date="2018-02-06T12:23:00Z">
        <w:r w:rsidRPr="00006367">
          <w:rPr>
            <w:rFonts w:ascii="Times" w:hAnsi="Times"/>
            <w:rPrChange w:id="47" w:author="clifford beta" w:date="2018-02-06T12:23:00Z">
              <w:rPr>
                <w:rFonts w:ascii="Times" w:hAnsi="Times"/>
                <w:sz w:val="14"/>
                <w:szCs w:val="14"/>
              </w:rPr>
            </w:rPrChange>
          </w:rPr>
          <w:t>Unfortunately, the CSIT of a fast moving user will be outdated</w:t>
        </w:r>
      </w:ins>
      <w:ins w:id="48" w:author="clifford beta" w:date="2018-02-06T12:34:00Z">
        <w:r w:rsidR="00410260">
          <w:rPr>
            <w:rFonts w:ascii="Times" w:hAnsi="Times"/>
          </w:rPr>
          <w:t xml:space="preserve"> </w:t>
        </w:r>
      </w:ins>
      <w:ins w:id="49" w:author="clifford beta" w:date="2018-02-06T12:23:00Z">
        <w:r w:rsidRPr="00006367">
          <w:rPr>
            <w:rFonts w:ascii="Times" w:hAnsi="Times"/>
            <w:rPrChange w:id="50" w:author="clifford beta" w:date="2018-02-06T12:23:00Z">
              <w:rPr>
                <w:rFonts w:ascii="Times" w:hAnsi="Times"/>
                <w:sz w:val="14"/>
                <w:szCs w:val="14"/>
              </w:rPr>
            </w:rPrChange>
          </w:rPr>
          <w:t>and useless, due to the delay between the time when the</w:t>
        </w:r>
      </w:ins>
      <w:ins w:id="51" w:author="clifford beta" w:date="2018-02-06T12:34:00Z">
        <w:r w:rsidR="00410260">
          <w:rPr>
            <w:rFonts w:ascii="Times" w:hAnsi="Times"/>
          </w:rPr>
          <w:t xml:space="preserve"> </w:t>
        </w:r>
      </w:ins>
      <w:ins w:id="52" w:author="clifford beta" w:date="2018-02-06T12:23:00Z">
        <w:r w:rsidRPr="00006367">
          <w:rPr>
            <w:rFonts w:ascii="Times" w:hAnsi="Times"/>
            <w:rPrChange w:id="53"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4" w:author="clifford beta" w:date="2018-02-06T12:42:00Z"/>
          <w:rFonts w:ascii="Times" w:hAnsi="Times"/>
        </w:rPr>
      </w:pPr>
      <w:proofErr w:type="gramStart"/>
      <w:ins w:id="55" w:author="clifford beta" w:date="2018-02-06T12:23:00Z">
        <w:r w:rsidRPr="00006367">
          <w:rPr>
            <w:rFonts w:ascii="Times" w:hAnsi="Times"/>
            <w:rPrChange w:id="56" w:author="clifford beta" w:date="2018-02-06T12:23:00Z">
              <w:rPr>
                <w:rFonts w:ascii="Times" w:hAnsi="Times"/>
                <w:sz w:val="14"/>
                <w:szCs w:val="14"/>
              </w:rPr>
            </w:rPrChange>
          </w:rPr>
          <w:t>transmitter</w:t>
        </w:r>
        <w:proofErr w:type="gramEnd"/>
        <w:r w:rsidRPr="00006367">
          <w:rPr>
            <w:rFonts w:ascii="Times" w:hAnsi="Times"/>
            <w:rPrChange w:id="57" w:author="clifford beta" w:date="2018-02-06T12:23:00Z">
              <w:rPr>
                <w:rFonts w:ascii="Times" w:hAnsi="Times"/>
                <w:sz w:val="14"/>
                <w:szCs w:val="14"/>
              </w:rPr>
            </w:rPrChange>
          </w:rPr>
          <w:t>.</w:t>
        </w:r>
      </w:ins>
    </w:p>
    <w:p w14:paraId="49656693" w14:textId="2254106C" w:rsidR="009020F7" w:rsidRDefault="009020F7" w:rsidP="00113567">
      <w:pPr>
        <w:rPr>
          <w:ins w:id="58" w:author="clifford beta" w:date="2018-02-06T12:42:00Z"/>
          <w:rFonts w:ascii="Times" w:hAnsi="Times"/>
        </w:rPr>
      </w:pPr>
    </w:p>
    <w:p w14:paraId="214655BE" w14:textId="77777777" w:rsidR="009020F7" w:rsidRDefault="009020F7" w:rsidP="00113567">
      <w:pPr>
        <w:rPr>
          <w:ins w:id="59" w:author="clifford beta" w:date="2018-02-06T12:42:00Z"/>
          <w:rFonts w:ascii="Times" w:hAnsi="Times"/>
        </w:rPr>
      </w:pPr>
    </w:p>
    <w:p w14:paraId="6AE2A396" w14:textId="77777777" w:rsidR="009020F7" w:rsidRDefault="009020F7" w:rsidP="00113567">
      <w:pPr>
        <w:rPr>
          <w:ins w:id="60" w:author="clifford beta" w:date="2018-02-06T12:42:00Z"/>
          <w:rFonts w:ascii="Times" w:hAnsi="Times"/>
        </w:rPr>
      </w:pPr>
    </w:p>
    <w:p w14:paraId="077562EC" w14:textId="77777777" w:rsidR="009020F7" w:rsidRDefault="009020F7" w:rsidP="00113567">
      <w:pPr>
        <w:rPr>
          <w:ins w:id="61" w:author="clifford beta" w:date="2018-02-06T12:42:00Z"/>
          <w:rFonts w:ascii="Times" w:hAnsi="Times"/>
        </w:rPr>
      </w:pPr>
    </w:p>
    <w:p w14:paraId="22D37B46" w14:textId="77777777" w:rsidR="009020F7" w:rsidRDefault="009020F7" w:rsidP="00113567">
      <w:pPr>
        <w:rPr>
          <w:ins w:id="62" w:author="clifford beta" w:date="2018-02-06T12:36:00Z"/>
          <w:rFonts w:ascii="Times" w:hAnsi="Times"/>
        </w:rPr>
      </w:pPr>
    </w:p>
    <w:p w14:paraId="21DF1762" w14:textId="0192E29D" w:rsidR="00EE2503" w:rsidRDefault="00EE2503" w:rsidP="00113567">
      <w:pPr>
        <w:rPr>
          <w:ins w:id="63" w:author="clifford beta" w:date="2018-02-06T12:41:00Z"/>
          <w:rFonts w:ascii="Times" w:hAnsi="Times"/>
        </w:rPr>
      </w:pPr>
      <w:ins w:id="64" w:author="clifford beta" w:date="2018-02-06T12:36:00Z">
        <w:r>
          <w:rPr>
            <w:rFonts w:ascii="Times" w:hAnsi="Times"/>
          </w:rPr>
          <w:lastRenderedPageBreak/>
          <w:t xml:space="preserve">More recent approaches to </w:t>
        </w:r>
        <w:proofErr w:type="spellStart"/>
        <w:r>
          <w:rPr>
            <w:rFonts w:ascii="Times" w:hAnsi="Times"/>
          </w:rPr>
          <w:t>beamforming</w:t>
        </w:r>
        <w:proofErr w:type="spellEnd"/>
        <w:r>
          <w:rPr>
            <w:rFonts w:ascii="Times" w:hAnsi="Times"/>
          </w:rPr>
          <w:t xml:space="preserve"> </w:t>
        </w:r>
      </w:ins>
      <w:ins w:id="65" w:author="clifford beta" w:date="2018-02-06T12:40:00Z">
        <w:r w:rsidR="001E6EFA">
          <w:rPr>
            <w:rFonts w:ascii="Times" w:hAnsi="Times"/>
          </w:rPr>
          <w:t>involve a three step process</w:t>
        </w:r>
      </w:ins>
      <w:ins w:id="66"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7" w:author="clifford beta" w:date="2018-02-06T12:44:00Z"/>
        </w:rPr>
        <w:pPrChange w:id="68" w:author="clifford beta" w:date="2018-02-06T12:45:00Z">
          <w:pPr>
            <w:pStyle w:val="Heading2"/>
          </w:pPr>
        </w:pPrChange>
      </w:pPr>
      <w:ins w:id="69" w:author="clifford beta" w:date="2018-02-06T12:44:00Z">
        <w:r>
          <w:t>Sector level sweep (SLS)</w:t>
        </w:r>
      </w:ins>
    </w:p>
    <w:p w14:paraId="6D2A2E15" w14:textId="35E53FAB" w:rsidR="00386353" w:rsidRDefault="00386353">
      <w:pPr>
        <w:pStyle w:val="ListParagraph"/>
        <w:numPr>
          <w:ilvl w:val="0"/>
          <w:numId w:val="28"/>
        </w:numPr>
        <w:rPr>
          <w:ins w:id="70" w:author="clifford beta" w:date="2018-02-06T12:44:00Z"/>
        </w:rPr>
        <w:pPrChange w:id="71" w:author="clifford beta" w:date="2018-02-06T12:45:00Z">
          <w:pPr>
            <w:pStyle w:val="Heading2"/>
          </w:pPr>
        </w:pPrChange>
      </w:pPr>
      <w:ins w:id="72" w:author="clifford beta" w:date="2018-02-06T12:44:00Z">
        <w:r>
          <w:t>Beam-refinement protocol(BRP)</w:t>
        </w:r>
      </w:ins>
    </w:p>
    <w:p w14:paraId="168CE2CB" w14:textId="3278A343" w:rsidR="00386353" w:rsidRDefault="00386353">
      <w:pPr>
        <w:pStyle w:val="ListParagraph"/>
        <w:numPr>
          <w:ilvl w:val="0"/>
          <w:numId w:val="28"/>
        </w:numPr>
        <w:rPr>
          <w:ins w:id="73" w:author="clifford beta" w:date="2018-02-06T12:45:00Z"/>
        </w:rPr>
        <w:pPrChange w:id="74" w:author="clifford beta" w:date="2018-02-06T12:45:00Z">
          <w:pPr>
            <w:pStyle w:val="Heading2"/>
          </w:pPr>
        </w:pPrChange>
      </w:pPr>
      <w:ins w:id="75" w:author="clifford beta" w:date="2018-02-06T12:45:00Z">
        <w:r>
          <w:t>Beam tracking</w:t>
        </w:r>
      </w:ins>
    </w:p>
    <w:p w14:paraId="0FD07CBC" w14:textId="16315C55" w:rsidR="00386353" w:rsidRDefault="00386353">
      <w:pPr>
        <w:rPr>
          <w:ins w:id="76" w:author="clifford beta" w:date="2018-02-06T12:46:00Z"/>
        </w:rPr>
        <w:pPrChange w:id="77" w:author="clifford beta" w:date="2018-02-06T12:45:00Z">
          <w:pPr>
            <w:pStyle w:val="Heading2"/>
          </w:pPr>
        </w:pPrChange>
      </w:pPr>
      <w:proofErr w:type="spellStart"/>
      <w:ins w:id="78" w:author="clifford beta" w:date="2018-02-06T12:45:00Z">
        <w:r>
          <w:t>Unforunately</w:t>
        </w:r>
        <w:proofErr w:type="spellEnd"/>
        <w:r>
          <w:t xml:space="preserve">, such an approach significantly increases the in-band </w:t>
        </w:r>
        <w:proofErr w:type="spellStart"/>
        <w:r>
          <w:t>beamforming</w:t>
        </w:r>
        <w:proofErr w:type="spellEnd"/>
        <w:r>
          <w:t xml:space="preserve"> overhead and for fast moving targets, the beam misalignments are frequent.</w:t>
        </w:r>
      </w:ins>
    </w:p>
    <w:p w14:paraId="6C748413" w14:textId="77777777" w:rsidR="00FC73A6" w:rsidRDefault="00FC73A6">
      <w:pPr>
        <w:rPr>
          <w:ins w:id="79" w:author="clifford beta" w:date="2018-02-06T12:46:00Z"/>
        </w:rPr>
        <w:pPrChange w:id="80" w:author="clifford beta" w:date="2018-02-06T12:45:00Z">
          <w:pPr>
            <w:pStyle w:val="Heading2"/>
          </w:pPr>
        </w:pPrChange>
      </w:pPr>
      <w:ins w:id="81" w:author="clifford beta" w:date="2018-02-06T12:46:00Z">
        <w:r>
          <w:t>In order to:</w:t>
        </w:r>
      </w:ins>
    </w:p>
    <w:p w14:paraId="758FD44C" w14:textId="51E53E24" w:rsidR="00FC73A6" w:rsidRDefault="00FC73A6">
      <w:pPr>
        <w:pStyle w:val="ListParagraph"/>
        <w:numPr>
          <w:ilvl w:val="0"/>
          <w:numId w:val="29"/>
        </w:numPr>
        <w:rPr>
          <w:ins w:id="82" w:author="clifford beta" w:date="2018-02-06T12:46:00Z"/>
        </w:rPr>
        <w:pPrChange w:id="83" w:author="clifford beta" w:date="2018-02-06T12:47:00Z">
          <w:pPr>
            <w:pStyle w:val="Heading2"/>
          </w:pPr>
        </w:pPrChange>
      </w:pPr>
      <w:ins w:id="84" w:author="clifford beta" w:date="2018-02-06T12:46:00Z">
        <w:r>
          <w:t xml:space="preserve">ensure overhead-free </w:t>
        </w:r>
        <w:proofErr w:type="spellStart"/>
        <w:r>
          <w:t>beamforming</w:t>
        </w:r>
        <w:proofErr w:type="spellEnd"/>
      </w:ins>
    </w:p>
    <w:p w14:paraId="0CE0AA27" w14:textId="22C00210" w:rsidR="00FC73A6" w:rsidRDefault="00FC73A6">
      <w:pPr>
        <w:pStyle w:val="ListParagraph"/>
        <w:numPr>
          <w:ilvl w:val="0"/>
          <w:numId w:val="29"/>
        </w:numPr>
        <w:rPr>
          <w:ins w:id="85" w:author="clifford beta" w:date="2018-02-06T12:46:00Z"/>
        </w:rPr>
        <w:pPrChange w:id="86" w:author="clifford beta" w:date="2018-02-06T12:47:00Z">
          <w:pPr>
            <w:pStyle w:val="Heading2"/>
          </w:pPr>
        </w:pPrChange>
      </w:pPr>
      <w:ins w:id="87" w:author="clifford beta" w:date="2018-02-06T12:46:00Z">
        <w:r>
          <w:t xml:space="preserve">reduce the association delays during </w:t>
        </w:r>
        <w:proofErr w:type="spellStart"/>
        <w:r>
          <w:t>beamforming</w:t>
        </w:r>
        <w:proofErr w:type="spellEnd"/>
      </w:ins>
    </w:p>
    <w:p w14:paraId="3A7B2ED2" w14:textId="0FBD5058" w:rsidR="00FC73A6" w:rsidRDefault="00FC73A6">
      <w:pPr>
        <w:pStyle w:val="ListParagraph"/>
        <w:numPr>
          <w:ilvl w:val="0"/>
          <w:numId w:val="29"/>
        </w:numPr>
        <w:rPr>
          <w:ins w:id="88" w:author="clifford beta" w:date="2018-02-06T12:47:00Z"/>
        </w:rPr>
        <w:pPrChange w:id="89" w:author="clifford beta" w:date="2018-02-06T12:47:00Z">
          <w:pPr>
            <w:pStyle w:val="Heading2"/>
          </w:pPr>
        </w:pPrChange>
      </w:pPr>
      <w:ins w:id="90" w:author="clifford beta" w:date="2018-02-06T12:47:00Z">
        <w:r>
          <w:t>minimize the beam misalignments</w:t>
        </w:r>
      </w:ins>
    </w:p>
    <w:p w14:paraId="2AC2D6F5" w14:textId="0A8652D5" w:rsidR="00FC73A6" w:rsidRDefault="00FC73A6">
      <w:pPr>
        <w:pStyle w:val="ListParagraph"/>
        <w:numPr>
          <w:ilvl w:val="0"/>
          <w:numId w:val="29"/>
        </w:numPr>
        <w:rPr>
          <w:ins w:id="91" w:author="clifford beta" w:date="2018-02-06T12:47:00Z"/>
        </w:rPr>
        <w:pPrChange w:id="92" w:author="clifford beta" w:date="2018-02-06T12:47:00Z">
          <w:pPr>
            <w:pStyle w:val="Heading2"/>
          </w:pPr>
        </w:pPrChange>
      </w:pPr>
      <w:ins w:id="93" w:author="clifford beta" w:date="2018-02-06T12:47:00Z">
        <w:r>
          <w:t xml:space="preserve">enhance </w:t>
        </w:r>
        <w:proofErr w:type="spellStart"/>
        <w:r>
          <w:t>mmWave</w:t>
        </w:r>
        <w:proofErr w:type="spellEnd"/>
        <w:r>
          <w:t xml:space="preserve"> performance</w:t>
        </w:r>
      </w:ins>
    </w:p>
    <w:p w14:paraId="6DAD6108" w14:textId="21E7E8AF" w:rsidR="00FC73A6" w:rsidRPr="00113567" w:rsidRDefault="00FC73A6">
      <w:pPr>
        <w:pPrChange w:id="94" w:author="clifford beta" w:date="2018-02-06T12:47:00Z">
          <w:pPr>
            <w:pStyle w:val="Heading2"/>
          </w:pPr>
        </w:pPrChange>
      </w:pPr>
      <w:proofErr w:type="gramStart"/>
      <w:ins w:id="95" w:author="clifford beta" w:date="2018-02-06T12:47:00Z">
        <w:r>
          <w:t>we</w:t>
        </w:r>
        <w:proofErr w:type="gramEnd"/>
        <w:r>
          <w:t xml:space="preserve"> propose a neural network based approach to </w:t>
        </w:r>
        <w:proofErr w:type="spellStart"/>
        <w:r>
          <w:t>beamforming</w:t>
        </w:r>
        <w:proofErr w:type="spellEnd"/>
        <w:r>
          <w:t xml:space="preserve"> involving a predictor antenna and out of band exchange of information between the vehicular target and the transmitter.</w:t>
        </w:r>
      </w:ins>
    </w:p>
    <w:p w14:paraId="1F3340F6" w14:textId="12C8E0E7" w:rsidR="005808E0" w:rsidRPr="00AB1384" w:rsidDel="008D362F" w:rsidRDefault="005808E0" w:rsidP="005808E0">
      <w:pPr>
        <w:rPr>
          <w:del w:id="96" w:author="clifford beta" w:date="2018-02-06T12:48:00Z"/>
        </w:rPr>
      </w:pPr>
      <w:del w:id="97"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8" w:author="clifford beta" w:date="2018-02-06T12:48:00Z"/>
        </w:rPr>
      </w:pPr>
      <w:del w:id="99"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100"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101" w:name="_Toc392095805"/>
      <w:r w:rsidRPr="007032FF">
        <w:t>OBJECTIVES</w:t>
      </w:r>
      <w:bookmarkEnd w:id="101"/>
      <w:r w:rsidRPr="007032FF">
        <w:t xml:space="preserve"> </w:t>
      </w:r>
    </w:p>
    <w:p w14:paraId="0530F2BF" w14:textId="77777777" w:rsidR="001068C8" w:rsidRDefault="001068C8" w:rsidP="000E01EB">
      <w:pPr>
        <w:pStyle w:val="Heading3"/>
      </w:pPr>
      <w:bookmarkStart w:id="102" w:name="_Toc392095806"/>
      <w:r w:rsidRPr="007032FF">
        <w:t>MAIN OBJECTIVE</w:t>
      </w:r>
      <w:bookmarkEnd w:id="102"/>
    </w:p>
    <w:p w14:paraId="3B3E2814" w14:textId="4B735220" w:rsidR="00423076" w:rsidRDefault="00256533" w:rsidP="00423076">
      <w:r>
        <w:t>To achieve the highest data rates and best Quality of Service (</w:t>
      </w:r>
      <w:proofErr w:type="spellStart"/>
      <w:r>
        <w:t>QoS</w:t>
      </w:r>
      <w:proofErr w:type="spellEnd"/>
      <w:r>
        <w:t>)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3" w:name="_Toc392095807"/>
      <w:r w:rsidRPr="007032FF">
        <w:t>SPECIFIC OBJECTIVES</w:t>
      </w:r>
      <w:bookmarkEnd w:id="103"/>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4"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5" w:author="clifford beta" w:date="2018-02-06T12:49:00Z">
        <w:r>
          <w:t xml:space="preserve">To simulate linear </w:t>
        </w:r>
        <w:r w:rsidR="00551FB8">
          <w:t>array</w:t>
        </w:r>
        <w:r w:rsidR="003F67FC">
          <w:t xml:space="preserve"> </w:t>
        </w:r>
        <w:proofErr w:type="spellStart"/>
        <w:r w:rsidR="003F67FC">
          <w:t>beam</w:t>
        </w:r>
        <w:r>
          <w:t>forming</w:t>
        </w:r>
      </w:ins>
      <w:proofErr w:type="spellEnd"/>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 xml:space="preserve">To achieve overhead-free </w:t>
      </w:r>
      <w:proofErr w:type="spellStart"/>
      <w:r>
        <w:t>beam</w:t>
      </w:r>
      <w:r w:rsidR="00766844">
        <w:t>forming</w:t>
      </w:r>
      <w:proofErr w:type="spellEnd"/>
    </w:p>
    <w:p w14:paraId="0E0682F0" w14:textId="77777777" w:rsidR="00AB1384" w:rsidRDefault="00AB1384" w:rsidP="00AB1384">
      <w:pPr>
        <w:pStyle w:val="ListParagraph"/>
        <w:rPr>
          <w:ins w:id="106" w:author="clifford beta" w:date="2018-01-08T16:19:00Z"/>
        </w:rPr>
      </w:pPr>
    </w:p>
    <w:p w14:paraId="3CD03179" w14:textId="0C008495" w:rsidR="00C64E40" w:rsidRDefault="00C64E40" w:rsidP="00AB1384">
      <w:pPr>
        <w:pStyle w:val="ListParagraph"/>
        <w:rPr>
          <w:ins w:id="107" w:author="clifford beta" w:date="2018-01-08T16:19:00Z"/>
        </w:rPr>
      </w:pPr>
    </w:p>
    <w:p w14:paraId="3DDE160B" w14:textId="77777777" w:rsidR="00C64E40" w:rsidRDefault="00C64E40" w:rsidP="00AB1384">
      <w:pPr>
        <w:pStyle w:val="ListParagraph"/>
        <w:rPr>
          <w:ins w:id="108" w:author="clifford beta" w:date="2018-01-08T16:19:00Z"/>
        </w:rPr>
      </w:pPr>
    </w:p>
    <w:p w14:paraId="27A6E172" w14:textId="77777777" w:rsidR="00C64E40" w:rsidRDefault="00C64E40" w:rsidP="00AB1384">
      <w:pPr>
        <w:pStyle w:val="ListParagraph"/>
        <w:rPr>
          <w:ins w:id="109" w:author="clifford beta" w:date="2018-01-08T16:19:00Z"/>
        </w:rPr>
      </w:pPr>
    </w:p>
    <w:p w14:paraId="3BD6F5C2" w14:textId="77777777" w:rsidR="00C64E40" w:rsidRDefault="00C64E40" w:rsidP="00AB1384">
      <w:pPr>
        <w:pStyle w:val="ListParagraph"/>
        <w:rPr>
          <w:ins w:id="110" w:author="clifford beta" w:date="2018-01-08T16:19:00Z"/>
        </w:rPr>
      </w:pPr>
    </w:p>
    <w:p w14:paraId="3BC72E79" w14:textId="77777777" w:rsidR="00C64E40" w:rsidRDefault="00C64E40" w:rsidP="00AB1384">
      <w:pPr>
        <w:pStyle w:val="ListParagraph"/>
        <w:rPr>
          <w:ins w:id="111" w:author="clifford beta" w:date="2018-01-08T16:19:00Z"/>
        </w:rPr>
      </w:pPr>
    </w:p>
    <w:p w14:paraId="253FAA8D" w14:textId="77777777" w:rsidR="00C64E40" w:rsidRDefault="00C64E40" w:rsidP="00AB1384">
      <w:pPr>
        <w:pStyle w:val="ListParagraph"/>
        <w:rPr>
          <w:ins w:id="112" w:author="clifford beta" w:date="2018-01-08T16:19:00Z"/>
        </w:rPr>
      </w:pPr>
    </w:p>
    <w:p w14:paraId="2633B220" w14:textId="77777777" w:rsidR="00C64E40" w:rsidRDefault="00C64E40" w:rsidP="00AB1384">
      <w:pPr>
        <w:pStyle w:val="ListParagraph"/>
        <w:rPr>
          <w:ins w:id="113" w:author="clifford beta" w:date="2018-01-08T16:19:00Z"/>
        </w:rPr>
      </w:pPr>
    </w:p>
    <w:p w14:paraId="7DD1C786" w14:textId="77777777" w:rsidR="00C64E40" w:rsidRDefault="00C64E40" w:rsidP="00AB1384">
      <w:pPr>
        <w:pStyle w:val="ListParagraph"/>
        <w:rPr>
          <w:ins w:id="114" w:author="clifford beta" w:date="2018-01-08T16:19:00Z"/>
        </w:rPr>
      </w:pPr>
    </w:p>
    <w:p w14:paraId="0F8C1879" w14:textId="77777777" w:rsidR="00C64E40" w:rsidRDefault="00C64E40" w:rsidP="00AB1384">
      <w:pPr>
        <w:pStyle w:val="ListParagraph"/>
        <w:rPr>
          <w:ins w:id="115" w:author="clifford beta" w:date="2018-01-08T16:19:00Z"/>
        </w:rPr>
      </w:pPr>
    </w:p>
    <w:p w14:paraId="3A99A583" w14:textId="77777777" w:rsidR="00C64E40" w:rsidRDefault="00C64E40" w:rsidP="00AB1384">
      <w:pPr>
        <w:pStyle w:val="ListParagraph"/>
        <w:rPr>
          <w:ins w:id="116" w:author="clifford beta" w:date="2018-01-08T16:19:00Z"/>
        </w:rPr>
      </w:pPr>
    </w:p>
    <w:p w14:paraId="6A6C30DC" w14:textId="77777777" w:rsidR="00C64E40" w:rsidRDefault="00C64E40" w:rsidP="00AB1384">
      <w:pPr>
        <w:pStyle w:val="ListParagraph"/>
        <w:rPr>
          <w:ins w:id="117" w:author="clifford beta" w:date="2018-01-08T16:19:00Z"/>
        </w:rPr>
      </w:pPr>
    </w:p>
    <w:p w14:paraId="541F4F6D" w14:textId="77777777" w:rsidR="00C64E40" w:rsidRDefault="00C64E40" w:rsidP="00AB1384">
      <w:pPr>
        <w:pStyle w:val="ListParagraph"/>
        <w:rPr>
          <w:ins w:id="118" w:author="clifford beta" w:date="2018-01-08T16:19:00Z"/>
        </w:rPr>
      </w:pPr>
    </w:p>
    <w:p w14:paraId="7B2F0FF6" w14:textId="77777777" w:rsidR="00C64E40" w:rsidRDefault="00C64E40" w:rsidP="00AB1384">
      <w:pPr>
        <w:pStyle w:val="ListParagraph"/>
        <w:rPr>
          <w:ins w:id="119"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20"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20"/>
    </w:p>
    <w:p w14:paraId="6ADD6815" w14:textId="77777777" w:rsidR="00852E96" w:rsidRPr="007032FF" w:rsidRDefault="00852E96" w:rsidP="00D01639">
      <w:pPr>
        <w:pStyle w:val="Heading1"/>
      </w:pPr>
      <w:bookmarkStart w:id="121" w:name="_Toc392095809"/>
      <w:r w:rsidRPr="007032FF">
        <w:t xml:space="preserve">LITERATURE </w:t>
      </w:r>
      <w:r w:rsidR="00CF6B00" w:rsidRPr="007032FF">
        <w:t>REVIEW</w:t>
      </w:r>
      <w:bookmarkEnd w:id="121"/>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proofErr w:type="gramStart"/>
      <w:r w:rsidRPr="00603AAD">
        <w:lastRenderedPageBreak/>
        <w:t>equipped</w:t>
      </w:r>
      <w:proofErr w:type="gramEnd"/>
      <w:r w:rsidRPr="00603AAD">
        <w:t xml:space="preserve"> with more sensors, will have the potential</w:t>
      </w:r>
      <w:r>
        <w:t xml:space="preserve"> </w:t>
      </w:r>
      <w:r w:rsidRPr="00603AAD">
        <w:t>of enhancing transportation safety and reaching full autonomy</w:t>
      </w:r>
      <w:sdt>
        <w:sdtPr>
          <w:id w:val="-39904453"/>
          <w:citation/>
        </w:sdtPr>
        <w:sdtEnd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w:t>
      </w:r>
      <w:proofErr w:type="spellStart"/>
      <w:r>
        <w:t>IoT</w:t>
      </w:r>
      <w:proofErr w:type="spellEnd"/>
      <w:r>
        <w: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proofErr w:type="gramStart"/>
      <w:r w:rsidRPr="00DA61AE">
        <w:rPr>
          <w:rFonts w:eastAsia="Times New Roman"/>
        </w:rPr>
        <w:t>to</w:t>
      </w:r>
      <w:proofErr w:type="gramEnd"/>
      <w:r w:rsidRPr="00DA61AE">
        <w:rPr>
          <w:rFonts w:eastAsia="Times New Roman"/>
        </w:rPr>
        <w:t xml:space="preserve">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2" w:author="clifford beta" w:date="2018-02-06T12:11:00Z"/>
          <w:rFonts w:eastAsia="Times New Roman"/>
        </w:rPr>
      </w:pPr>
      <w:r w:rsidRPr="009B5D0F">
        <w:rPr>
          <w:rFonts w:eastAsia="Times New Roman"/>
        </w:rPr>
        <w:t xml:space="preserve">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w:t>
      </w:r>
      <w:proofErr w:type="spellStart"/>
      <w:r w:rsidRPr="009B5D0F">
        <w:rPr>
          <w:rFonts w:eastAsia="Times New Roman"/>
        </w:rPr>
        <w:t>Machina</w:t>
      </w:r>
      <w:proofErr w:type="spellEnd"/>
      <w:r w:rsidRPr="009B5D0F">
        <w:rPr>
          <w:rFonts w:eastAsia="Times New Roman"/>
        </w:rPr>
        <w:t xml:space="preserve">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3" w:author="clifford beta" w:date="2018-02-05T12:02:00Z"/>
        </w:rPr>
      </w:pPr>
      <w:r>
        <w:t>Some of the key technologies undergirding this revolution are:</w:t>
      </w:r>
    </w:p>
    <w:p w14:paraId="56BDB9F7" w14:textId="77777777" w:rsidR="0029600B" w:rsidRDefault="0029600B" w:rsidP="0081015E">
      <w:pPr>
        <w:rPr>
          <w:ins w:id="124" w:author="clifford beta" w:date="2018-02-01T12:03:00Z"/>
        </w:rPr>
      </w:pPr>
    </w:p>
    <w:p w14:paraId="4509B72E" w14:textId="5518B3B1" w:rsidR="006D05FF" w:rsidRPr="006D05FF" w:rsidRDefault="0029600B">
      <w:pPr>
        <w:pStyle w:val="Heading4"/>
        <w:rPr>
          <w:ins w:id="125" w:author="clifford beta" w:date="2018-02-05T12:02:00Z"/>
        </w:rPr>
        <w:pPrChange w:id="126" w:author="clifford beta" w:date="2018-02-06T11:06:00Z">
          <w:pPr/>
        </w:pPrChange>
      </w:pPr>
      <w:ins w:id="127" w:author="clifford beta" w:date="2018-02-05T12:02:00Z">
        <w:r>
          <w:lastRenderedPageBreak/>
          <w:t xml:space="preserve">Millimeter </w:t>
        </w:r>
      </w:ins>
      <w:ins w:id="128" w:author="clifford beta" w:date="2018-02-01T12:03:00Z">
        <w:r w:rsidR="00E62342">
          <w:t>Wave communication</w:t>
        </w:r>
      </w:ins>
    </w:p>
    <w:p w14:paraId="2BF3DB0C" w14:textId="27D90887" w:rsidR="001E1190" w:rsidRDefault="00FF20BD" w:rsidP="001E1190">
      <w:pPr>
        <w:rPr>
          <w:ins w:id="129" w:author="clifford beta" w:date="2018-02-06T11:26:00Z"/>
          <w:rFonts w:eastAsia="Times New Roman"/>
        </w:rPr>
      </w:pPr>
      <w:ins w:id="130" w:author="clifford beta" w:date="2018-02-06T11:23:00Z">
        <w:r>
          <w:rPr>
            <w:rFonts w:eastAsia="Times New Roman"/>
          </w:rPr>
          <w:t>Wireless</w:t>
        </w:r>
      </w:ins>
      <w:ins w:id="131" w:author="clifford beta" w:date="2018-02-06T11:07:00Z">
        <w:r w:rsidR="001E1190">
          <w:rPr>
            <w:rFonts w:eastAsia="Times New Roman"/>
          </w:rPr>
          <w:t xml:space="preserve"> </w:t>
        </w:r>
      </w:ins>
      <w:ins w:id="132" w:author="clifford beta" w:date="2018-02-06T11:23:00Z">
        <w:r w:rsidR="00732AC8">
          <w:rPr>
            <w:rFonts w:eastAsia="Times New Roman"/>
          </w:rPr>
          <w:t>data traffic has been increasing at a rate of over 50%</w:t>
        </w:r>
      </w:ins>
      <w:ins w:id="133"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4" w:author="clifford beta" w:date="2018-02-06T11:08:00Z">
        <w:r w:rsidR="001E1190">
          <w:rPr>
            <w:rFonts w:eastAsia="Times New Roman"/>
          </w:rPr>
          <w:t xml:space="preserve"> </w:t>
        </w:r>
      </w:ins>
      <w:ins w:id="135" w:author="clifford beta" w:date="2018-02-06T11:07:00Z">
        <w:r w:rsidR="001E1190">
          <w:rPr>
            <w:rFonts w:eastAsia="Times New Roman"/>
          </w:rPr>
          <w:t>Things (</w:t>
        </w:r>
        <w:proofErr w:type="spellStart"/>
        <w:r w:rsidR="001E1190">
          <w:rPr>
            <w:rFonts w:eastAsia="Times New Roman"/>
          </w:rPr>
          <w:t>IoT</w:t>
        </w:r>
        <w:proofErr w:type="spellEnd"/>
        <w:r w:rsidR="001E1190">
          <w:rPr>
            <w:rFonts w:eastAsia="Times New Roman"/>
          </w:rPr>
          <w:t>) [1], [2].</w:t>
        </w:r>
      </w:ins>
      <w:ins w:id="136"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7" w:author="clifford beta" w:date="2018-02-06T11:07:00Z">
        <w:r w:rsidR="001E1190">
          <w:rPr>
            <w:rFonts w:eastAsia="Times New Roman"/>
          </w:rPr>
          <w:t xml:space="preserve"> To address this demand, the wireless industry is moving to its fifth generation (5G) of cellular</w:t>
        </w:r>
      </w:ins>
      <w:ins w:id="138" w:author="clifford beta" w:date="2018-02-06T11:08:00Z">
        <w:r w:rsidR="001E1190" w:rsidRPr="001E1190">
          <w:rPr>
            <w:rFonts w:eastAsia="Times New Roman"/>
          </w:rPr>
          <w:t xml:space="preserve"> </w:t>
        </w:r>
        <w:r w:rsidR="001E1190">
          <w:rPr>
            <w:rFonts w:eastAsia="Times New Roman"/>
          </w:rPr>
          <w:t>technology that will use millimeter wave (</w:t>
        </w:r>
        <w:proofErr w:type="spellStart"/>
        <w:r w:rsidR="001E1190">
          <w:rPr>
            <w:rFonts w:eastAsia="Times New Roman"/>
          </w:rPr>
          <w:t>mmWave</w:t>
        </w:r>
        <w:proofErr w:type="spellEnd"/>
        <w:r w:rsidR="001E1190">
          <w:rPr>
            <w:rFonts w:eastAsia="Times New Roman"/>
          </w:rPr>
          <w:t>) frequencies to offer unprecedented spectrum and multi-Gigabit-</w:t>
        </w:r>
        <w:proofErr w:type="spellStart"/>
        <w:r w:rsidR="001E1190">
          <w:rPr>
            <w:rFonts w:eastAsia="Times New Roman"/>
          </w:rPr>
          <w:t>persecond</w:t>
        </w:r>
        <w:proofErr w:type="spellEnd"/>
        <w:r w:rsidR="001E1190">
          <w:rPr>
            <w:rFonts w:eastAsia="Times New Roman"/>
          </w:rPr>
          <w:t xml:space="preserve"> (</w:t>
        </w:r>
        <w:proofErr w:type="spellStart"/>
        <w:r w:rsidR="001E1190">
          <w:rPr>
            <w:rFonts w:eastAsia="Times New Roman"/>
          </w:rPr>
          <w:t>Gbps</w:t>
        </w:r>
        <w:proofErr w:type="spellEnd"/>
        <w:r w:rsidR="001E1190">
          <w:rPr>
            <w:rFonts w:eastAsia="Times New Roman"/>
          </w:rPr>
          <w:t>) data rates</w:t>
        </w:r>
      </w:ins>
      <w:ins w:id="139" w:author="clifford beta" w:date="2018-02-06T11:22:00Z">
        <w:r w:rsidR="00E0080E">
          <w:rPr>
            <w:rFonts w:eastAsia="Times New Roman"/>
          </w:rPr>
          <w:t>.</w:t>
        </w:r>
      </w:ins>
    </w:p>
    <w:p w14:paraId="37CB2181" w14:textId="738BC1A8" w:rsidR="00F012A1" w:rsidRDefault="00F012A1" w:rsidP="001E1190">
      <w:pPr>
        <w:rPr>
          <w:ins w:id="140" w:author="clifford beta" w:date="2018-02-06T11:28:00Z"/>
          <w:rFonts w:eastAsia="Times New Roman"/>
        </w:rPr>
      </w:pPr>
      <w:ins w:id="141" w:author="clifford beta" w:date="2018-02-06T11:27:00Z">
        <w:r>
          <w:rPr>
            <w:rFonts w:eastAsia="Times New Roman"/>
          </w:rPr>
          <w:t xml:space="preserve">In the </w:t>
        </w:r>
        <w:proofErr w:type="spellStart"/>
        <w:r>
          <w:rPr>
            <w:rFonts w:eastAsia="Times New Roman"/>
          </w:rPr>
          <w:t>mmWave</w:t>
        </w:r>
        <w:proofErr w:type="spellEnd"/>
        <w:r>
          <w:rPr>
            <w:rFonts w:eastAsia="Times New Roman"/>
          </w:rPr>
          <w:t xml:space="preserve"> frequencies, channel bandwidths </w:t>
        </w:r>
      </w:ins>
      <w:ins w:id="142"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3" w:author="clifford beta" w:date="2018-02-06T11:22:00Z"/>
          <w:rFonts w:eastAsia="Times New Roman"/>
        </w:rPr>
      </w:pPr>
      <w:ins w:id="144" w:author="clifford beta" w:date="2018-02-06T11:29:00Z">
        <w:r>
          <w:rPr>
            <w:rFonts w:eastAsia="Times New Roman"/>
          </w:rPr>
          <w:t xml:space="preserve">Due to their small wavelengths, </w:t>
        </w:r>
        <w:proofErr w:type="spellStart"/>
        <w:r>
          <w:rPr>
            <w:rFonts w:eastAsia="Times New Roman"/>
          </w:rPr>
          <w:t>mmWave</w:t>
        </w:r>
        <w:proofErr w:type="spellEnd"/>
        <w:r>
          <w:rPr>
            <w:rFonts w:eastAsia="Times New Roman"/>
          </w:rPr>
          <w:t xml:space="preser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5" w:author="clifford beta" w:date="2018-02-06T11:08:00Z"/>
          <w:rFonts w:eastAsia="Times New Roman"/>
        </w:rPr>
      </w:pPr>
      <w:ins w:id="146" w:author="clifford beta" w:date="2018-02-06T11:37:00Z">
        <w:r>
          <w:rPr>
            <w:rFonts w:eastAsia="Times New Roman"/>
          </w:rPr>
          <w:t xml:space="preserve">For the connected car, the </w:t>
        </w:r>
        <w:proofErr w:type="spellStart"/>
        <w:r>
          <w:rPr>
            <w:rFonts w:eastAsia="Times New Roman"/>
          </w:rPr>
          <w:t>mmWave</w:t>
        </w:r>
        <w:proofErr w:type="spellEnd"/>
        <w:r>
          <w:rPr>
            <w:rFonts w:eastAsia="Times New Roman"/>
          </w:rPr>
          <w:t xml:space="preserve"> communication systems support mobility and allow access to a robust and secure network.</w:t>
        </w:r>
      </w:ins>
    </w:p>
    <w:p w14:paraId="3B02C3EC" w14:textId="77777777" w:rsidR="001E1190" w:rsidRDefault="001E1190" w:rsidP="001E1190">
      <w:pPr>
        <w:rPr>
          <w:ins w:id="147" w:author="clifford beta" w:date="2018-02-06T11:07:00Z"/>
          <w:rFonts w:eastAsia="Times New Roman"/>
        </w:rPr>
      </w:pPr>
    </w:p>
    <w:p w14:paraId="36F58EDE" w14:textId="1D8395BD" w:rsidR="003B0A57" w:rsidRDefault="003B0A57" w:rsidP="003B0A57">
      <w:pPr>
        <w:pStyle w:val="Heading4"/>
        <w:rPr>
          <w:ins w:id="148" w:author="clifford beta" w:date="2018-02-06T12:11:00Z"/>
        </w:rPr>
      </w:pPr>
      <w:ins w:id="149" w:author="clifford beta" w:date="2018-02-06T12:11:00Z">
        <w:r>
          <w:t>Dedicated Short Range Communication</w:t>
        </w:r>
      </w:ins>
    </w:p>
    <w:p w14:paraId="31E0398F" w14:textId="70D340C7" w:rsidR="00CA6A12" w:rsidRDefault="00CA6A12" w:rsidP="00CA6A12">
      <w:pPr>
        <w:rPr>
          <w:ins w:id="150" w:author="clifford beta" w:date="2018-02-06T12:14:00Z"/>
          <w:rFonts w:eastAsia="Times New Roman"/>
        </w:rPr>
      </w:pPr>
      <w:ins w:id="151" w:author="clifford beta" w:date="2018-02-06T12:14:00Z">
        <w:r w:rsidRPr="00CA6A12">
          <w:rPr>
            <w:rFonts w:eastAsia="Times New Roman"/>
            <w:rPrChange w:id="152" w:author="clifford beta" w:date="2018-02-06T12:15:00Z">
              <w:rPr>
                <w:rFonts w:ascii="Lucida Grande" w:eastAsia="Times New Roman" w:hAnsi="Lucida Grande" w:cs="Lucida Grande"/>
                <w:color w:val="000000"/>
                <w:sz w:val="22"/>
                <w:szCs w:val="22"/>
                <w:shd w:val="clear" w:color="auto" w:fill="FFFFFF"/>
              </w:rPr>
            </w:rPrChange>
          </w:rPr>
          <w:t xml:space="preserve">Dedicated Short Range Communication (DSRC) was designed to provide reliable wireless communication for intelligent transportation system applications. Sharing information among </w:t>
        </w:r>
        <w:proofErr w:type="gramStart"/>
        <w:r w:rsidRPr="00CA6A12">
          <w:rPr>
            <w:rFonts w:eastAsia="Times New Roman"/>
            <w:rPrChange w:id="153" w:author="clifford beta" w:date="2018-02-06T12:15:00Z">
              <w:rPr>
                <w:rFonts w:ascii="Lucida Grande" w:eastAsia="Times New Roman" w:hAnsi="Lucida Grande" w:cs="Lucida Grande"/>
                <w:color w:val="000000"/>
                <w:sz w:val="22"/>
                <w:szCs w:val="22"/>
                <w:shd w:val="clear" w:color="auto" w:fill="FFFFFF"/>
              </w:rPr>
            </w:rPrChange>
          </w:rPr>
          <w:t>cars</w:t>
        </w:r>
      </w:ins>
      <w:ins w:id="154" w:author="clifford beta" w:date="2018-02-06T12:18:00Z">
        <w:r w:rsidR="00DB2227">
          <w:rPr>
            <w:rFonts w:eastAsia="Times New Roman"/>
          </w:rPr>
          <w:t xml:space="preserve"> </w:t>
        </w:r>
      </w:ins>
      <w:ins w:id="155" w:author="clifford beta" w:date="2018-02-06T12:14:00Z">
        <w:r w:rsidRPr="00CA6A12">
          <w:rPr>
            <w:rFonts w:eastAsia="Times New Roman"/>
            <w:rPrChange w:id="156" w:author="clifford beta" w:date="2018-02-06T12:15:00Z">
              <w:rPr>
                <w:rFonts w:ascii="Lucida Grande" w:eastAsia="Times New Roman" w:hAnsi="Lucida Grande" w:cs="Lucida Grande"/>
                <w:color w:val="000000"/>
                <w:sz w:val="22"/>
                <w:szCs w:val="22"/>
                <w:shd w:val="clear" w:color="auto" w:fill="FFFFFF"/>
              </w:rPr>
            </w:rPrChange>
          </w:rPr>
          <w:t xml:space="preserve"> and</w:t>
        </w:r>
        <w:proofErr w:type="gramEnd"/>
        <w:r w:rsidRPr="00CA6A12">
          <w:rPr>
            <w:rFonts w:eastAsia="Times New Roman"/>
            <w:rPrChange w:id="157" w:author="clifford beta" w:date="2018-02-06T12:15:00Z">
              <w:rPr>
                <w:rFonts w:ascii="Lucida Grande" w:eastAsia="Times New Roman" w:hAnsi="Lucida Grande" w:cs="Lucida Grande"/>
                <w:color w:val="000000"/>
                <w:sz w:val="22"/>
                <w:szCs w:val="22"/>
                <w:shd w:val="clear" w:color="auto" w:fill="FFFFFF"/>
              </w:rPr>
            </w:rPrChange>
          </w:rPr>
          <w:t xml:space="preserve"> between cars and the infrastructure, pedestrians, or "the cloud" has great potential to improve safety, mobility and fuel economy.</w:t>
        </w:r>
      </w:ins>
      <w:ins w:id="158" w:author="clifford beta" w:date="2018-02-06T12:15:00Z">
        <w:r w:rsidR="00E76EC6">
          <w:rPr>
            <w:rFonts w:eastAsia="Times New Roman"/>
          </w:rPr>
          <w:t xml:space="preserve"> [DSRC]</w:t>
        </w:r>
      </w:ins>
    </w:p>
    <w:p w14:paraId="70C3C986" w14:textId="77777777" w:rsidR="001D0020" w:rsidRPr="00CA6A12" w:rsidRDefault="001D0020">
      <w:pPr>
        <w:rPr>
          <w:ins w:id="159" w:author="clifford beta" w:date="2018-02-06T12:11:00Z"/>
          <w:rFonts w:eastAsia="Times New Roman"/>
          <w:rPrChange w:id="160" w:author="clifford beta" w:date="2018-02-06T12:15:00Z">
            <w:rPr>
              <w:ins w:id="161" w:author="clifford beta" w:date="2018-02-06T12:11:00Z"/>
            </w:rPr>
          </w:rPrChange>
        </w:rPr>
        <w:pPrChange w:id="162" w:author="clifford beta" w:date="2018-02-06T12:11:00Z">
          <w:pPr>
            <w:pStyle w:val="Heading4"/>
          </w:pPr>
        </w:pPrChange>
      </w:pPr>
    </w:p>
    <w:p w14:paraId="028D1105" w14:textId="16537519" w:rsidR="00006CF3" w:rsidRPr="00006CF3" w:rsidDel="00CC511D" w:rsidRDefault="00006CF3" w:rsidP="001E1190">
      <w:pPr>
        <w:rPr>
          <w:del w:id="163" w:author="clifford beta" w:date="2018-02-06T11:40:00Z"/>
        </w:rPr>
      </w:pPr>
    </w:p>
    <w:p w14:paraId="64C0E44B" w14:textId="50264FAC" w:rsidR="0049181D" w:rsidRDefault="0049181D" w:rsidP="0081015E">
      <w:del w:id="164"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5" w:author="clifford beta" w:date="2018-02-06T11:54:00Z">
            <w:rPr/>
          </w:rPrChange>
        </w:rPr>
        <w:pPrChange w:id="166" w:author="clifford beta" w:date="2018-02-06T11:54:00Z">
          <w:pPr/>
        </w:pPrChange>
      </w:pPr>
      <w:r w:rsidRPr="00B3575A">
        <w:rPr>
          <w:u w:val="single"/>
          <w:rPrChange w:id="167" w:author="clifford beta" w:date="2018-02-06T11:54:00Z">
            <w:rPr>
              <w:b/>
              <w:bCs/>
              <w:i/>
              <w:iCs/>
            </w:rPr>
          </w:rPrChange>
        </w:rPr>
        <w:t xml:space="preserve">Embedded SIM </w:t>
      </w:r>
    </w:p>
    <w:p w14:paraId="7AEDF65E" w14:textId="5C0D4548" w:rsidR="0049181D" w:rsidRDefault="0049181D" w:rsidP="0081015E">
      <w:pPr>
        <w:rPr>
          <w:ins w:id="168" w:author="clifford beta" w:date="2018-02-06T11:54:00Z"/>
        </w:rPr>
      </w:pPr>
      <w:del w:id="169" w:author="clifford beta" w:date="2018-02-06T11:54:00Z">
        <w:r w:rsidDel="00BA62E7">
          <w:delText>–</w:delText>
        </w:r>
        <w:r w:rsidDel="00B3575A">
          <w:delText xml:space="preserve"> </w:delText>
        </w:r>
      </w:del>
      <w:ins w:id="170" w:author="clifford beta" w:date="2018-02-06T11:54:00Z">
        <w:r w:rsidR="00B3575A">
          <w:t>A</w:t>
        </w:r>
      </w:ins>
      <w:del w:id="171"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72" w:author="clifford beta" w:date="2018-02-06T11:55:00Z">
            <w:rPr/>
          </w:rPrChange>
        </w:rPr>
        <w:pPrChange w:id="173" w:author="clifford beta" w:date="2018-02-06T11:55:00Z">
          <w:pPr/>
        </w:pPrChange>
      </w:pPr>
      <w:r w:rsidRPr="00C46C4E">
        <w:rPr>
          <w:u w:val="single"/>
          <w:rPrChange w:id="174" w:author="clifford beta" w:date="2018-02-06T11:55:00Z">
            <w:rPr>
              <w:b/>
              <w:bCs/>
              <w:i/>
              <w:iCs/>
            </w:rPr>
          </w:rPrChange>
        </w:rPr>
        <w:t xml:space="preserve">Smart Phones </w:t>
      </w:r>
    </w:p>
    <w:p w14:paraId="00CE2F00" w14:textId="7BB46DE1" w:rsidR="00B44443" w:rsidRDefault="00B44443" w:rsidP="0081015E">
      <w:pPr>
        <w:rPr>
          <w:ins w:id="175" w:author="clifford beta" w:date="2018-02-06T11:56:00Z"/>
        </w:rPr>
      </w:pPr>
      <w:del w:id="176" w:author="clifford beta" w:date="2018-02-06T11:54:00Z">
        <w:r w:rsidDel="00C46C4E">
          <w:delText xml:space="preserve">– </w:delText>
        </w:r>
      </w:del>
      <w:ins w:id="177" w:author="clifford beta" w:date="2018-02-06T11:55:00Z">
        <w:r w:rsidR="00C46C4E">
          <w:t>M</w:t>
        </w:r>
      </w:ins>
      <w:del w:id="178" w:author="clifford beta" w:date="2018-02-06T11:54:00Z">
        <w:r w:rsidDel="00C46C4E">
          <w:delText>m</w:delText>
        </w:r>
      </w:del>
      <w:r>
        <w:t xml:space="preserve">ore and more applications in the </w:t>
      </w:r>
      <w:proofErr w:type="gramStart"/>
      <w:r>
        <w:t>Connected</w:t>
      </w:r>
      <w:proofErr w:type="gramEnd"/>
      <w:r>
        <w:t xml:space="preserve"> car are integrated with smartphones. For example Apple’s </w:t>
      </w:r>
      <w:proofErr w:type="spellStart"/>
      <w:r>
        <w:t>carplay</w:t>
      </w:r>
      <w:proofErr w:type="spellEnd"/>
      <w:r>
        <w:t xml:space="preserve">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9" w:author="clifford beta" w:date="2018-02-06T11:57:00Z"/>
          <w:rStyle w:val="Heading4Char"/>
        </w:rPr>
      </w:pPr>
    </w:p>
    <w:p w14:paraId="65DED506" w14:textId="379F47A2" w:rsidR="0055401D" w:rsidRPr="00704BFD" w:rsidRDefault="00B44443">
      <w:pPr>
        <w:pStyle w:val="Heading4"/>
        <w:rPr>
          <w:rStyle w:val="Heading4Char"/>
          <w:u w:val="single"/>
          <w:rPrChange w:id="180" w:author="clifford beta" w:date="2018-02-06T11:58:00Z">
            <w:rPr>
              <w:rStyle w:val="Heading4Char"/>
            </w:rPr>
          </w:rPrChange>
        </w:rPr>
        <w:pPrChange w:id="181" w:author="clifford beta" w:date="2018-02-06T11:58:00Z">
          <w:pPr/>
        </w:pPrChange>
      </w:pPr>
      <w:r w:rsidRPr="002D4F95">
        <w:rPr>
          <w:u w:val="single"/>
          <w:rPrChange w:id="182" w:author="clifford beta" w:date="2018-02-06T11:57:00Z">
            <w:rPr/>
          </w:rPrChange>
        </w:rPr>
        <w:t>Cloud computing</w:t>
      </w:r>
    </w:p>
    <w:p w14:paraId="4AB40140" w14:textId="3CBF6FDE" w:rsidR="00B44443" w:rsidRDefault="00B44443" w:rsidP="0081015E">
      <w:r>
        <w:t xml:space="preserve"> </w:t>
      </w:r>
      <w:del w:id="183" w:author="clifford beta" w:date="2018-02-06T11:56:00Z">
        <w:r w:rsidDel="00146DD2">
          <w:delText xml:space="preserve">– </w:delText>
        </w:r>
      </w:del>
      <w:r>
        <w:t xml:space="preserve">The cloud provides elastic compute for various tasks that might not be accomplished at the network edges or in the </w:t>
      </w:r>
      <w:proofErr w:type="gramStart"/>
      <w:r>
        <w:t>Connected</w:t>
      </w:r>
      <w:proofErr w:type="gramEnd"/>
      <w:r>
        <w:t xml:space="preserve">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4" w:author="clifford beta" w:date="2018-01-08T15:34:00Z"/>
        </w:rPr>
      </w:pPr>
      <w:r>
        <w:t xml:space="preserve">VEHICLE </w:t>
      </w:r>
      <w:del w:id="185" w:author="clifford beta" w:date="2018-01-08T15:16:00Z">
        <w:r w:rsidDel="00CF5725">
          <w:delText xml:space="preserve">TRAJECTORY </w:delText>
        </w:r>
      </w:del>
      <w:ins w:id="186" w:author="clifford beta" w:date="2018-01-08T15:16:00Z">
        <w:r w:rsidR="00CF5725">
          <w:t xml:space="preserve">ROUTE </w:t>
        </w:r>
      </w:ins>
      <w:r>
        <w:t>PREDICTION</w:t>
      </w:r>
    </w:p>
    <w:p w14:paraId="6402C877" w14:textId="31CFB28C" w:rsidR="00AE3AD6" w:rsidRDefault="00AE3AD6">
      <w:pPr>
        <w:rPr>
          <w:ins w:id="187" w:author="clifford beta" w:date="2018-01-08T15:40:00Z"/>
        </w:rPr>
        <w:pPrChange w:id="188" w:author="clifford beta" w:date="2018-01-08T15:34:00Z">
          <w:pPr>
            <w:pStyle w:val="Heading3"/>
          </w:pPr>
        </w:pPrChange>
      </w:pPr>
      <w:ins w:id="189" w:author="clifford beta" w:date="2018-01-08T15:34:00Z">
        <w:r>
          <w:t>Several methods have been developed for vehicle route predictions. These include:</w:t>
        </w:r>
      </w:ins>
    </w:p>
    <w:p w14:paraId="54C37934" w14:textId="400E3475" w:rsidR="00C37662" w:rsidRDefault="00C37662">
      <w:pPr>
        <w:pStyle w:val="Heading4"/>
        <w:rPr>
          <w:ins w:id="190" w:author="clifford beta" w:date="2018-01-08T15:40:00Z"/>
        </w:rPr>
        <w:pPrChange w:id="191" w:author="clifford beta" w:date="2018-01-08T15:40:00Z">
          <w:pPr>
            <w:pStyle w:val="Heading3"/>
          </w:pPr>
        </w:pPrChange>
      </w:pPr>
      <w:ins w:id="192" w:author="clifford beta" w:date="2018-01-08T15:40:00Z">
        <w:r>
          <w:t>PEDICTION MODELS</w:t>
        </w:r>
      </w:ins>
    </w:p>
    <w:p w14:paraId="6F371608" w14:textId="680711F2" w:rsidR="00A915E3" w:rsidRPr="00AC5935" w:rsidRDefault="005406FA">
      <w:pPr>
        <w:pStyle w:val="Heading5"/>
        <w:rPr>
          <w:ins w:id="193" w:author="clifford beta" w:date="2018-01-08T15:34:00Z"/>
        </w:rPr>
        <w:pPrChange w:id="194" w:author="clifford beta" w:date="2018-01-08T15:40:00Z">
          <w:pPr>
            <w:pStyle w:val="Heading3"/>
          </w:pPr>
        </w:pPrChange>
      </w:pPr>
      <w:proofErr w:type="spellStart"/>
      <w:ins w:id="195" w:author="clifford beta" w:date="2018-01-08T15:40:00Z">
        <w:r w:rsidRPr="005406FA">
          <w:t>Krumm's</w:t>
        </w:r>
        <w:proofErr w:type="spellEnd"/>
        <w:r w:rsidRPr="005406FA">
          <w:t xml:space="preserve"> Destination Prediction</w:t>
        </w:r>
        <w:r>
          <w:t xml:space="preserve"> </w:t>
        </w:r>
        <w:r w:rsidRPr="005406FA">
          <w:t>Algorithm Based on Efficient Routes</w:t>
        </w:r>
      </w:ins>
    </w:p>
    <w:p w14:paraId="7C7F1182" w14:textId="74AE758F" w:rsidR="00AE3AD6" w:rsidRDefault="00AE3AD6">
      <w:pPr>
        <w:rPr>
          <w:ins w:id="196" w:author="clifford beta" w:date="2018-01-08T15:41:00Z"/>
        </w:rPr>
        <w:pPrChange w:id="197" w:author="clifford beta" w:date="2018-01-08T15:34:00Z">
          <w:pPr>
            <w:pStyle w:val="Heading3"/>
          </w:pPr>
        </w:pPrChange>
      </w:pPr>
      <w:ins w:id="198" w:author="clifford beta" w:date="2018-01-08T15:35:00Z">
        <w:r>
          <w:t>The authors of [</w:t>
        </w:r>
        <w:proofErr w:type="spellStart"/>
        <w:r>
          <w:t>krumm</w:t>
        </w:r>
        <w:proofErr w:type="spellEnd"/>
        <w:r>
          <w:t>] suggested a Bayesian model that uses the immediate past trajectory taken by a vehicle to predict the vehicles</w:t>
        </w:r>
      </w:ins>
      <w:ins w:id="199" w:author="clifford beta" w:date="2018-01-08T15:36:00Z">
        <w:r>
          <w:t>’ intended destination.</w:t>
        </w:r>
        <w:r w:rsidR="009903AA">
          <w:t xml:space="preserve"> The underlying assumption here is that the driver uses the most efficient route to get to the intended destinatio</w:t>
        </w:r>
      </w:ins>
      <w:ins w:id="200" w:author="clifford beta" w:date="2018-01-08T15:37:00Z">
        <w:r w:rsidR="00EA7AB3">
          <w:t>n</w:t>
        </w:r>
        <w:r w:rsidR="00D261B4">
          <w:t>.</w:t>
        </w:r>
      </w:ins>
    </w:p>
    <w:p w14:paraId="31CE494B" w14:textId="0B951CA4" w:rsidR="003D6B67" w:rsidRDefault="00433F40">
      <w:pPr>
        <w:rPr>
          <w:rFonts w:eastAsia="Times New Roman"/>
          <w:color w:val="000000" w:themeColor="text1"/>
          <w:rPrChange w:id="201" w:author="Guest User" w:date="2018-02-06T13:51:00Z">
            <w:rPr>
              <w:rFonts w:eastAsia="Times New Roman"/>
              <w:color w:val="000000"/>
              <w:bdr w:val="none" w:sz="0" w:space="0" w:color="auto" w:frame="1"/>
              <w:shd w:val="clear" w:color="auto" w:fill="F1F1F1"/>
            </w:rPr>
          </w:rPrChange>
        </w:rPr>
        <w:pPrChange w:id="202" w:author="clifford beta" w:date="2018-01-08T15:34:00Z">
          <w:pPr>
            <w:pStyle w:val="Heading3"/>
          </w:pPr>
        </w:pPrChange>
      </w:pPr>
      <w:ins w:id="203" w:author="clifford beta" w:date="2018-01-08T15:41:00Z">
        <w:r>
          <w:t>However, according to [</w:t>
        </w:r>
      </w:ins>
      <w:proofErr w:type="spellStart"/>
      <w:ins w:id="204" w:author="clifford beta" w:date="2018-01-08T15:42:00Z">
        <w:r w:rsidRPr="007C02CF">
          <w:rPr>
            <w:rFonts w:eastAsia="Times New Roman"/>
            <w:color w:val="000000"/>
            <w:bdr w:val="none" w:sz="0" w:space="0" w:color="auto" w:frame="1"/>
            <w:shd w:val="clear" w:color="auto" w:fill="F1F1F1"/>
          </w:rPr>
          <w:t>Ziebart</w:t>
        </w:r>
        <w:proofErr w:type="spellEnd"/>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5" w:author="clifford beta" w:date="2018-01-08T15:50:00Z"/>
        </w:rPr>
        <w:pPrChange w:id="206" w:author="clifford beta" w:date="2018-01-08T15:17:00Z">
          <w:pPr>
            <w:pStyle w:val="Heading3"/>
          </w:pPr>
        </w:pPrChange>
      </w:pPr>
    </w:p>
    <w:p w14:paraId="29A82F70" w14:textId="20CD5C9A" w:rsidR="00A414EE" w:rsidRDefault="00A414EE">
      <w:pPr>
        <w:pStyle w:val="Heading5"/>
        <w:rPr>
          <w:ins w:id="207" w:author="clifford beta" w:date="2018-01-08T15:50:00Z"/>
        </w:rPr>
        <w:pPrChange w:id="208" w:author="clifford beta" w:date="2018-01-08T15:50:00Z">
          <w:pPr>
            <w:pStyle w:val="Heading3"/>
          </w:pPr>
        </w:pPrChange>
      </w:pPr>
      <w:ins w:id="209" w:author="clifford beta" w:date="2018-01-08T15:50:00Z">
        <w:r>
          <w:t>Ma</w:t>
        </w:r>
      </w:ins>
      <w:ins w:id="210" w:author="clifford beta" w:date="2018-02-06T12:08:00Z">
        <w:r w:rsidR="00DA02EC">
          <w:t>r</w:t>
        </w:r>
      </w:ins>
      <w:ins w:id="211" w:author="clifford beta" w:date="2018-01-08T15:50:00Z">
        <w:r>
          <w:t>kov Models and Trajectory Storage</w:t>
        </w:r>
      </w:ins>
    </w:p>
    <w:p w14:paraId="51E3D210" w14:textId="4A90B7BB" w:rsidR="004621A4" w:rsidRDefault="00FD2675">
      <w:pPr>
        <w:rPr>
          <w:ins w:id="212" w:author="clifford beta" w:date="2018-02-06T12:09:00Z"/>
        </w:rPr>
        <w:pPrChange w:id="213" w:author="clifford beta" w:date="2018-01-08T15:50:00Z">
          <w:pPr>
            <w:pStyle w:val="Heading3"/>
          </w:pPr>
        </w:pPrChange>
      </w:pPr>
      <w:proofErr w:type="spellStart"/>
      <w:ins w:id="214" w:author="clifford beta" w:date="2018-01-08T15:50:00Z">
        <w:r>
          <w:t>Pecher</w:t>
        </w:r>
        <w:proofErr w:type="spellEnd"/>
        <w:r>
          <w:t xml:space="preserve"> et al</w:t>
        </w:r>
        <w:r w:rsidR="004621A4">
          <w:t xml:space="preserve"> [</w:t>
        </w:r>
        <w:proofErr w:type="spellStart"/>
        <w:r w:rsidR="004621A4">
          <w:t>pecher</w:t>
        </w:r>
        <w:proofErr w:type="spellEnd"/>
        <w:r w:rsidR="004621A4">
          <w:t>]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5" w:author="clifford beta" w:date="2018-01-08T15:42:00Z"/>
        </w:rPr>
        <w:pPrChange w:id="216" w:author="clifford beta" w:date="2018-02-06T12:10:00Z">
          <w:pPr>
            <w:pStyle w:val="Heading3"/>
          </w:pPr>
        </w:pPrChange>
      </w:pPr>
      <w:ins w:id="217" w:author="clifford beta" w:date="2018-02-06T12:09:00Z">
        <w:r>
          <w:t>When a prediction is requested, the data structure is traversed. This data structure subsequently provides the empirical distribution of the forward trajectory.</w:t>
        </w:r>
      </w:ins>
      <w:ins w:id="218" w:author="clifford beta" w:date="2018-02-06T12:10:00Z">
        <w:r w:rsidR="00FC0A73" w:rsidRPr="004621A4">
          <w:t xml:space="preserve"> </w:t>
        </w:r>
      </w:ins>
    </w:p>
    <w:p w14:paraId="60E77267" w14:textId="77777777" w:rsidR="00AA0B3F" w:rsidRDefault="00AA0B3F">
      <w:pPr>
        <w:rPr>
          <w:ins w:id="219" w:author="clifford beta" w:date="2018-01-08T15:54:00Z"/>
        </w:rPr>
        <w:pPrChange w:id="220" w:author="clifford beta" w:date="2018-01-08T15:17:00Z">
          <w:pPr>
            <w:pStyle w:val="Heading3"/>
          </w:pPr>
        </w:pPrChange>
      </w:pPr>
    </w:p>
    <w:p w14:paraId="64E208E2" w14:textId="5B496D7A" w:rsidR="00FA3CA1" w:rsidRDefault="004E6F1F">
      <w:pPr>
        <w:pStyle w:val="Heading5"/>
        <w:rPr>
          <w:ins w:id="221" w:author="clifford beta" w:date="2018-01-08T16:02:00Z"/>
        </w:rPr>
        <w:pPrChange w:id="222" w:author="clifford beta" w:date="2018-01-08T15:58:00Z">
          <w:pPr>
            <w:pStyle w:val="Heading3"/>
          </w:pPr>
        </w:pPrChange>
      </w:pPr>
      <w:ins w:id="223" w:author="clifford beta" w:date="2018-01-08T16:02:00Z">
        <w:r>
          <w:t>Machine learning</w:t>
        </w:r>
      </w:ins>
    </w:p>
    <w:p w14:paraId="50076A22" w14:textId="76DC5485" w:rsidR="004E6F1F" w:rsidRPr="004E6F1F" w:rsidRDefault="004E6F1F" w:rsidP="004E6F1F">
      <w:pPr>
        <w:rPr>
          <w:ins w:id="224" w:author="clifford beta" w:date="2018-01-08T16:02:00Z"/>
          <w:rFonts w:ascii="Times" w:hAnsi="Times"/>
          <w:rPrChange w:id="225" w:author="clifford beta" w:date="2018-01-08T16:03:00Z">
            <w:rPr>
              <w:ins w:id="226" w:author="clifford beta" w:date="2018-01-08T16:02:00Z"/>
              <w:rFonts w:ascii="Times" w:hAnsi="Times"/>
              <w:sz w:val="16"/>
              <w:szCs w:val="16"/>
            </w:rPr>
          </w:rPrChange>
        </w:rPr>
      </w:pPr>
      <w:ins w:id="227" w:author="clifford beta" w:date="2018-01-08T16:02:00Z">
        <w:r w:rsidRPr="004E6F1F">
          <w:rPr>
            <w:rFonts w:ascii="Times" w:hAnsi="Times"/>
            <w:rPrChange w:id="228"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9" w:author="clifford beta" w:date="2018-01-08T16:05:00Z"/>
        </w:rPr>
        <w:pPrChange w:id="230" w:author="clifford beta" w:date="2018-01-08T15:17:00Z">
          <w:pPr>
            <w:pStyle w:val="Heading3"/>
          </w:pPr>
        </w:pPrChange>
      </w:pPr>
      <w:ins w:id="231" w:author="clifford beta" w:date="2018-01-08T16:03:00Z">
        <w:r>
          <w:t xml:space="preserve">Machine learning </w:t>
        </w:r>
      </w:ins>
      <w:ins w:id="232" w:author="clifford beta" w:date="2018-01-08T16:04:00Z">
        <w:r w:rsidR="00914C82">
          <w:t xml:space="preserve">and especially a branch of machine learning known as deep learning </w:t>
        </w:r>
      </w:ins>
      <w:ins w:id="233" w:author="clifford beta" w:date="2018-01-08T16:03:00Z">
        <w:r>
          <w:t xml:space="preserve">has been applied to solve many </w:t>
        </w:r>
      </w:ins>
      <w:ins w:id="234" w:author="clifford beta" w:date="2018-01-08T16:05:00Z">
        <w:r w:rsidR="006A31F7">
          <w:t>real-world</w:t>
        </w:r>
      </w:ins>
      <w:ins w:id="235" w:author="clifford beta" w:date="2018-01-08T16:03:00Z">
        <w:r>
          <w:t xml:space="preserve"> problems such as handwriting recognition, credit card fraud detection</w:t>
        </w:r>
      </w:ins>
      <w:ins w:id="236" w:author="clifford beta" w:date="2018-01-08T16:05:00Z">
        <w:r w:rsidR="00B23875">
          <w:t xml:space="preserve">, </w:t>
        </w:r>
      </w:ins>
      <w:ins w:id="237" w:author="clifford beta" w:date="2018-01-08T16:04:00Z">
        <w:r>
          <w:t>natural language processing</w:t>
        </w:r>
      </w:ins>
      <w:ins w:id="238" w:author="clifford beta" w:date="2018-01-08T16:05:00Z">
        <w:r w:rsidR="00B23875">
          <w:t>, sequence prediction and generation etc.</w:t>
        </w:r>
      </w:ins>
    </w:p>
    <w:p w14:paraId="0018875E" w14:textId="043CA51A" w:rsidR="00914C82" w:rsidRPr="00AA41FD" w:rsidDel="00B13C64" w:rsidRDefault="00914C82">
      <w:pPr>
        <w:rPr>
          <w:del w:id="239" w:author="clifford beta" w:date="2018-02-06T12:06:00Z"/>
        </w:rPr>
        <w:pPrChange w:id="240" w:author="clifford beta" w:date="2018-01-08T15:17:00Z">
          <w:pPr>
            <w:pStyle w:val="Heading3"/>
          </w:pPr>
        </w:pPrChange>
      </w:pPr>
    </w:p>
    <w:p w14:paraId="26FB99E5" w14:textId="25460BDA" w:rsidR="00C4685F" w:rsidRDefault="00C4685F" w:rsidP="00D1507C">
      <w:pPr>
        <w:rPr>
          <w:ins w:id="241" w:author="clifford beta" w:date="2018-01-08T16:09:00Z"/>
        </w:rPr>
      </w:pPr>
    </w:p>
    <w:p w14:paraId="54AE3410" w14:textId="6EA20AAC" w:rsidR="008928A4" w:rsidRDefault="008928A4">
      <w:pPr>
        <w:pStyle w:val="Heading5"/>
        <w:numPr>
          <w:ilvl w:val="0"/>
          <w:numId w:val="0"/>
        </w:numPr>
        <w:ind w:left="1008"/>
        <w:rPr>
          <w:ins w:id="242" w:author="clifford beta" w:date="2018-02-06T12:11:00Z"/>
        </w:rPr>
        <w:pPrChange w:id="243" w:author="clifford beta" w:date="2018-02-06T12:11:00Z">
          <w:pPr/>
        </w:pPrChange>
      </w:pPr>
    </w:p>
    <w:p w14:paraId="70F294DE" w14:textId="650638A6" w:rsidR="00C4685F" w:rsidRDefault="00C4685F">
      <w:pPr>
        <w:pStyle w:val="Heading5"/>
        <w:rPr>
          <w:ins w:id="244" w:author="clifford beta" w:date="2018-01-08T16:10:00Z"/>
        </w:rPr>
        <w:pPrChange w:id="245" w:author="clifford beta" w:date="2018-01-08T16:09:00Z">
          <w:pPr/>
        </w:pPrChange>
      </w:pPr>
      <w:ins w:id="246" w:author="clifford beta" w:date="2018-01-08T16:09:00Z">
        <w:r>
          <w:t>PROCAB</w:t>
        </w:r>
      </w:ins>
    </w:p>
    <w:p w14:paraId="5801E071" w14:textId="59CC88F0" w:rsidR="00C82EC5" w:rsidRDefault="00C82EC5">
      <w:pPr>
        <w:rPr>
          <w:ins w:id="247" w:author="clifford beta" w:date="2018-01-08T16:15:00Z"/>
        </w:rPr>
      </w:pPr>
      <w:ins w:id="248" w:author="clifford beta" w:date="2018-01-08T16:10:00Z">
        <w:r>
          <w:t>Authors of [PROCAB] presented PROCAB (Probabilistic Reasonin</w:t>
        </w:r>
        <w:r w:rsidR="005A373F">
          <w:t>g from Observed Context-Aware B</w:t>
        </w:r>
      </w:ins>
      <w:ins w:id="249" w:author="clifford beta" w:date="2018-02-06T10:45:00Z">
        <w:r w:rsidR="005A373F">
          <w:t>e</w:t>
        </w:r>
      </w:ins>
      <w:ins w:id="250" w:author="clifford beta" w:date="2018-01-08T16:10:00Z">
        <w:r>
          <w:t>h</w:t>
        </w:r>
      </w:ins>
      <w:ins w:id="251" w:author="clifford beta" w:date="2018-02-06T10:45:00Z">
        <w:r w:rsidR="005A373F">
          <w:t>a</w:t>
        </w:r>
      </w:ins>
      <w:ins w:id="252" w:author="clifford beta" w:date="2018-01-08T16:10:00Z">
        <w:r>
          <w:t>vior). This model takes into account the current context and the user</w:t>
        </w:r>
      </w:ins>
      <w:ins w:id="253" w:author="clifford beta" w:date="2018-01-08T16:12:00Z">
        <w:r>
          <w:t xml:space="preserve">’s preferences in order to predict his future actions. </w:t>
        </w:r>
      </w:ins>
    </w:p>
    <w:p w14:paraId="3A75D0BA" w14:textId="3F154157" w:rsidR="000A600E" w:rsidRDefault="000A600E">
      <w:pPr>
        <w:rPr>
          <w:ins w:id="254" w:author="clifford beta" w:date="2018-01-08T16:15:00Z"/>
        </w:rPr>
      </w:pPr>
      <w:ins w:id="255"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6" w:author="clifford beta" w:date="2018-01-08T16:09:00Z"/>
        </w:rPr>
      </w:pPr>
      <w:ins w:id="257" w:author="clifford beta" w:date="2018-01-08T16:16:00Z">
        <w:r>
          <w:lastRenderedPageBreak/>
          <w:t>PROCAB assumes that driver</w:t>
        </w:r>
      </w:ins>
      <w:ins w:id="258" w:author="clifford beta" w:date="2018-01-08T16:17:00Z">
        <w:r w:rsidR="00E549E4">
          <w:t>s choose routes to minimize the cost.</w:t>
        </w:r>
      </w:ins>
    </w:p>
    <w:p w14:paraId="0EE6A294" w14:textId="27540316" w:rsidR="000A600E" w:rsidRDefault="000A600E" w:rsidP="000A600E">
      <w:pPr>
        <w:rPr>
          <w:ins w:id="259" w:author="clifford beta" w:date="2018-01-08T16:14:00Z"/>
          <w:rFonts w:eastAsia="Times New Roman"/>
        </w:rPr>
      </w:pPr>
    </w:p>
    <w:p w14:paraId="18508B8C" w14:textId="77777777" w:rsidR="00C4685F" w:rsidRDefault="00C4685F" w:rsidP="00C4685F">
      <w:pPr>
        <w:rPr>
          <w:ins w:id="260" w:author="clifford beta" w:date="2018-02-06T13:55:00Z"/>
        </w:rPr>
      </w:pPr>
    </w:p>
    <w:p w14:paraId="5272D15E" w14:textId="24337D6C" w:rsidR="00EC5A31" w:rsidRDefault="00EC5A31" w:rsidP="00C4685F">
      <w:pPr>
        <w:rPr>
          <w:ins w:id="261" w:author="clifford beta" w:date="2018-02-06T13:55:00Z"/>
        </w:rPr>
      </w:pPr>
    </w:p>
    <w:p w14:paraId="5B31E538" w14:textId="77777777" w:rsidR="00EC5A31" w:rsidRDefault="00EC5A31" w:rsidP="00C4685F">
      <w:pPr>
        <w:rPr>
          <w:ins w:id="262"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63" w:author="clifford beta" w:date="2018-02-06T13:52:00Z"/>
        </w:rPr>
      </w:pPr>
      <w:r>
        <w:lastRenderedPageBreak/>
        <w:t>ADAPTIVE ANTENNAS</w:t>
      </w:r>
    </w:p>
    <w:p w14:paraId="7EB60CBB" w14:textId="6232E114" w:rsidR="00354541" w:rsidDel="008D2C13" w:rsidRDefault="00354541">
      <w:pPr>
        <w:pStyle w:val="Heading2"/>
        <w:rPr>
          <w:del w:id="264" w:author="clifford beta" w:date="2018-02-06T13:52:00Z"/>
        </w:rPr>
        <w:pPrChange w:id="265" w:author="clifford beta" w:date="2018-02-06T13:52:00Z">
          <w:pPr>
            <w:pStyle w:val="Heading3"/>
          </w:pPr>
        </w:pPrChange>
      </w:pPr>
      <w:del w:id="266" w:author="clifford beta" w:date="2018-02-06T13:52:00Z">
        <w:r w:rsidDel="008D2C13">
          <w:delText>ANTENNA ARRAY STRUCTURES</w:delText>
        </w:r>
      </w:del>
    </w:p>
    <w:p w14:paraId="22F7307A" w14:textId="56D5906A" w:rsidR="00354541" w:rsidDel="008D2C13" w:rsidRDefault="71280536">
      <w:pPr>
        <w:pStyle w:val="Heading2"/>
        <w:rPr>
          <w:ins w:id="267" w:author="Guest User" w:date="2018-02-06T10:36:00Z"/>
          <w:del w:id="268" w:author="clifford beta" w:date="2018-02-06T13:52:00Z"/>
        </w:rPr>
        <w:pPrChange w:id="269" w:author="clifford beta" w:date="2018-02-06T13:52:00Z">
          <w:pPr/>
        </w:pPrChange>
      </w:pPr>
      <w:ins w:id="270" w:author="Guest User" w:date="2018-02-06T10:36:00Z">
        <w:del w:id="271" w:author="clifford beta" w:date="2018-02-06T13:52:00Z">
          <w:r w:rsidRPr="71280536" w:rsidDel="008D2C13">
            <w:rPr>
              <w:rFonts w:eastAsia="Times New Roman"/>
              <w:rPrChange w:id="272" w:author="Guest User" w:date="2018-02-06T10:36:00Z">
                <w:rPr/>
              </w:rPrChange>
            </w:rPr>
            <w:delText>Two-Element Array</w:delText>
          </w:r>
        </w:del>
      </w:ins>
    </w:p>
    <w:p w14:paraId="371C98FF" w14:textId="799EC7D8" w:rsidR="00354541" w:rsidDel="008D2C13" w:rsidRDefault="71280536">
      <w:pPr>
        <w:pStyle w:val="Heading2"/>
        <w:rPr>
          <w:ins w:id="273" w:author="Guest User" w:date="2018-02-06T10:36:00Z"/>
          <w:del w:id="274" w:author="clifford beta" w:date="2018-02-06T13:52:00Z"/>
        </w:rPr>
        <w:pPrChange w:id="275" w:author="clifford beta" w:date="2018-02-06T13:52:00Z">
          <w:pPr/>
        </w:pPrChange>
      </w:pPr>
      <w:ins w:id="276" w:author="Guest User" w:date="2018-02-06T10:36:00Z">
        <w:del w:id="277" w:author="clifford beta" w:date="2018-02-06T13:52:00Z">
          <w:r w:rsidRPr="71280536" w:rsidDel="008D2C13">
            <w:rPr>
              <w:rFonts w:eastAsia="Times New Roman"/>
              <w:rPrChange w:id="278"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9" w:author="Guest User" w:date="2018-02-06T10:36:00Z"/>
          <w:del w:id="280" w:author="clifford beta" w:date="2018-02-06T13:52:00Z"/>
        </w:rPr>
        <w:pPrChange w:id="281" w:author="clifford beta" w:date="2018-02-06T13:52:00Z">
          <w:pPr/>
        </w:pPrChange>
      </w:pPr>
      <w:ins w:id="282" w:author="Guest User" w:date="2018-02-06T10:36:00Z">
        <w:del w:id="283" w:author="clifford beta" w:date="2018-02-06T13:52:00Z">
          <w:r w:rsidRPr="71280536" w:rsidDel="008D2C13">
            <w:rPr>
              <w:rFonts w:eastAsia="Times New Roman"/>
              <w:rPrChange w:id="284" w:author="Guest User" w:date="2018-02-06T10:36:00Z">
                <w:rPr/>
              </w:rPrChange>
            </w:rPr>
            <w:delText xml:space="preserve"> </w:delText>
          </w:r>
        </w:del>
      </w:ins>
    </w:p>
    <w:p w14:paraId="3A8EEA0D" w14:textId="2B513A50" w:rsidR="00354541" w:rsidDel="008D2C13" w:rsidRDefault="71280536">
      <w:pPr>
        <w:pStyle w:val="Heading2"/>
        <w:rPr>
          <w:ins w:id="285" w:author="Guest User" w:date="2018-02-06T10:36:00Z"/>
          <w:del w:id="286" w:author="clifford beta" w:date="2018-02-06T13:52:00Z"/>
        </w:rPr>
        <w:pPrChange w:id="287" w:author="clifford beta" w:date="2018-02-06T13:52:00Z">
          <w:pPr/>
        </w:pPrChange>
      </w:pPr>
      <w:ins w:id="288" w:author="Guest User" w:date="2018-02-06T10:36:00Z">
        <w:del w:id="289" w:author="clifford beta" w:date="2018-02-06T13:52:00Z">
          <w:r w:rsidRPr="71280536" w:rsidDel="008D2C13">
            <w:rPr>
              <w:rFonts w:eastAsia="Times New Roman"/>
              <w:rPrChange w:id="290" w:author="Guest User" w:date="2018-02-06T10:36:00Z">
                <w:rPr/>
              </w:rPrChange>
            </w:rPr>
            <w:delText xml:space="preserve">Where </w:delText>
          </w:r>
        </w:del>
      </w:ins>
    </w:p>
    <w:p w14:paraId="67685B0B" w14:textId="6166F08C" w:rsidR="00354541" w:rsidDel="008D2C13" w:rsidRDefault="71280536">
      <w:pPr>
        <w:pStyle w:val="Heading2"/>
        <w:rPr>
          <w:ins w:id="291" w:author="Guest User" w:date="2018-02-06T10:36:00Z"/>
          <w:del w:id="292" w:author="clifford beta" w:date="2018-02-06T13:52:00Z"/>
        </w:rPr>
        <w:pPrChange w:id="293" w:author="clifford beta" w:date="2018-02-06T13:52:00Z">
          <w:pPr/>
        </w:pPrChange>
      </w:pPr>
      <w:ins w:id="294" w:author="Guest User" w:date="2018-02-06T10:36:00Z">
        <w:del w:id="295" w:author="clifford beta" w:date="2018-02-06T13:52:00Z">
          <w:r w:rsidRPr="71280536" w:rsidDel="008D2C13">
            <w:rPr>
              <w:rFonts w:eastAsia="Times New Roman"/>
              <w:rPrChange w:id="296" w:author="Guest User" w:date="2018-02-06T10:36:00Z">
                <w:rPr/>
              </w:rPrChange>
            </w:rPr>
            <w:delText xml:space="preserve">                 r1 = r +  ( d)/2  sin⁡θ</w:delText>
          </w:r>
        </w:del>
      </w:ins>
    </w:p>
    <w:p w14:paraId="61531E5A" w14:textId="63FB0612" w:rsidR="00354541" w:rsidDel="008D2C13" w:rsidRDefault="71280536">
      <w:pPr>
        <w:pStyle w:val="Heading2"/>
        <w:rPr>
          <w:ins w:id="297" w:author="Guest User" w:date="2018-02-06T10:36:00Z"/>
          <w:del w:id="298" w:author="clifford beta" w:date="2018-02-06T13:52:00Z"/>
        </w:rPr>
        <w:pPrChange w:id="299" w:author="clifford beta" w:date="2018-02-06T13:52:00Z">
          <w:pPr/>
        </w:pPrChange>
      </w:pPr>
      <w:ins w:id="300" w:author="Guest User" w:date="2018-02-06T10:36:00Z">
        <w:del w:id="301" w:author="clifford beta" w:date="2018-02-06T13:52:00Z">
          <w:r w:rsidRPr="71280536" w:rsidDel="008D2C13">
            <w:rPr>
              <w:rFonts w:eastAsia="Times New Roman"/>
              <w:rPrChange w:id="302" w:author="Guest User" w:date="2018-02-06T10:36:00Z">
                <w:rPr/>
              </w:rPrChange>
            </w:rPr>
            <w:delText xml:space="preserve">              r2 = r - d/2  sin⁡θ</w:delText>
          </w:r>
        </w:del>
      </w:ins>
    </w:p>
    <w:p w14:paraId="7D936992" w14:textId="09FF3333" w:rsidR="00354541" w:rsidDel="008D2C13" w:rsidRDefault="71280536">
      <w:pPr>
        <w:pStyle w:val="Heading2"/>
        <w:rPr>
          <w:ins w:id="303" w:author="Guest User" w:date="2018-02-06T10:36:00Z"/>
          <w:del w:id="304" w:author="clifford beta" w:date="2018-02-06T13:52:00Z"/>
        </w:rPr>
        <w:pPrChange w:id="305" w:author="clifford beta" w:date="2018-02-06T13:52:00Z">
          <w:pPr/>
        </w:pPrChange>
      </w:pPr>
      <w:ins w:id="306" w:author="Guest User" w:date="2018-02-06T10:36:00Z">
        <w:del w:id="307" w:author="clifford beta" w:date="2018-02-06T13:52:00Z">
          <w:r w:rsidRPr="71280536" w:rsidDel="008D2C13">
            <w:rPr>
              <w:rFonts w:eastAsia="Times New Roman"/>
              <w:rPrChange w:id="308"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9" w:author="Guest User" w:date="2018-02-06T10:36:00Z"/>
          <w:del w:id="310" w:author="clifford beta" w:date="2018-02-06T13:52:00Z"/>
        </w:rPr>
        <w:pPrChange w:id="311" w:author="clifford beta" w:date="2018-02-06T13:52:00Z">
          <w:pPr/>
        </w:pPrChange>
      </w:pPr>
      <w:ins w:id="312" w:author="Guest User" w:date="2018-02-06T10:36:00Z">
        <w:del w:id="313" w:author="clifford beta" w:date="2018-02-06T13:52:00Z">
          <w:r w:rsidRPr="71280536" w:rsidDel="008D2C13">
            <w:rPr>
              <w:rFonts w:eastAsia="Times New Roman"/>
              <w:rPrChange w:id="314"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5" w:author="Guest User" w:date="2018-02-06T10:36:00Z"/>
          <w:del w:id="316" w:author="clifford beta" w:date="2018-02-06T13:52:00Z"/>
        </w:rPr>
        <w:pPrChange w:id="317" w:author="clifford beta" w:date="2018-02-06T13:52:00Z">
          <w:pPr/>
        </w:pPrChange>
      </w:pPr>
      <w:ins w:id="318" w:author="Guest User" w:date="2018-02-06T10:36:00Z">
        <w:del w:id="319" w:author="clifford beta" w:date="2018-02-06T13:52:00Z">
          <w:r w:rsidRPr="71280536" w:rsidDel="008D2C13">
            <w:rPr>
              <w:rFonts w:eastAsia="Times New Roman"/>
              <w:rPrChange w:id="320"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21" w:author="Guest User" w:date="2018-02-06T10:36:00Z"/>
          <w:del w:id="322" w:author="clifford beta" w:date="2018-02-06T13:52:00Z"/>
        </w:rPr>
        <w:pPrChange w:id="323" w:author="clifford beta" w:date="2018-02-06T13:52:00Z">
          <w:pPr/>
        </w:pPrChange>
      </w:pPr>
      <w:ins w:id="324" w:author="Guest User" w:date="2018-02-06T10:36:00Z">
        <w:del w:id="325" w:author="clifford beta" w:date="2018-02-06T13:52:00Z">
          <w:r w:rsidRPr="71280536" w:rsidDel="008D2C13">
            <w:rPr>
              <w:rFonts w:eastAsia="Times New Roman"/>
              <w:rPrChange w:id="326"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7" w:author="Guest User" w:date="2018-02-06T10:36:00Z"/>
          <w:del w:id="328" w:author="clifford beta" w:date="2018-02-06T13:52:00Z"/>
        </w:rPr>
        <w:pPrChange w:id="329" w:author="clifford beta" w:date="2018-02-06T13:52:00Z">
          <w:pPr/>
        </w:pPrChange>
      </w:pPr>
      <w:ins w:id="330" w:author="Guest User" w:date="2018-02-06T10:36:00Z">
        <w:del w:id="331" w:author="clifford beta" w:date="2018-02-06T13:52:00Z">
          <w:r w:rsidRPr="71280536" w:rsidDel="008D2C13">
            <w:rPr>
              <w:rFonts w:eastAsia="Times New Roman"/>
              <w:rPrChange w:id="332" w:author="Guest User" w:date="2018-02-06T10:36:00Z">
                <w:rPr/>
              </w:rPrChange>
            </w:rPr>
            <w:delText xml:space="preserve">           L = dipole length</w:delText>
          </w:r>
        </w:del>
      </w:ins>
    </w:p>
    <w:p w14:paraId="2868E5B8" w14:textId="4B88991E" w:rsidR="00354541" w:rsidDel="008D2C13" w:rsidRDefault="71280536">
      <w:pPr>
        <w:pStyle w:val="Heading2"/>
        <w:rPr>
          <w:ins w:id="333" w:author="Guest User" w:date="2018-02-06T10:36:00Z"/>
          <w:del w:id="334" w:author="clifford beta" w:date="2018-02-06T13:52:00Z"/>
        </w:rPr>
        <w:pPrChange w:id="335" w:author="clifford beta" w:date="2018-02-06T13:52:00Z">
          <w:pPr/>
        </w:pPrChange>
      </w:pPr>
      <w:ins w:id="336" w:author="Guest User" w:date="2018-02-06T10:36:00Z">
        <w:del w:id="337" w:author="clifford beta" w:date="2018-02-06T13:52:00Z">
          <w:r w:rsidRPr="71280536" w:rsidDel="008D2C13">
            <w:rPr>
              <w:rFonts w:eastAsia="Times New Roman"/>
              <w:rPrChange w:id="338"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9" w:author="Guest User" w:date="2018-02-06T10:36:00Z"/>
          <w:del w:id="340" w:author="clifford beta" w:date="2018-02-06T13:52:00Z"/>
        </w:rPr>
        <w:pPrChange w:id="341" w:author="clifford beta" w:date="2018-02-06T13:52:00Z">
          <w:pPr/>
        </w:pPrChange>
      </w:pPr>
      <w:ins w:id="342" w:author="Guest User" w:date="2018-02-06T10:36:00Z">
        <w:del w:id="343" w:author="clifford beta" w:date="2018-02-06T13:52:00Z">
          <w:r w:rsidRPr="71280536" w:rsidDel="008D2C13">
            <w:rPr>
              <w:rFonts w:eastAsia="Times New Roman"/>
              <w:rPrChange w:id="344" w:author="Guest User" w:date="2018-02-06T10:36:00Z">
                <w:rPr/>
              </w:rPrChange>
            </w:rPr>
            <w:delText xml:space="preserve">         d   =  element spacing</w:delText>
          </w:r>
        </w:del>
      </w:ins>
    </w:p>
    <w:p w14:paraId="41802BBF" w14:textId="073AF01F" w:rsidR="00354541" w:rsidDel="008D2C13" w:rsidRDefault="00354541">
      <w:pPr>
        <w:pStyle w:val="Heading2"/>
        <w:rPr>
          <w:ins w:id="345" w:author="Guest User" w:date="2018-02-06T10:36:00Z"/>
          <w:del w:id="346" w:author="clifford beta" w:date="2018-02-06T13:52:00Z"/>
        </w:rPr>
        <w:pPrChange w:id="347" w:author="clifford beta" w:date="2018-02-06T13:52:00Z">
          <w:pPr/>
        </w:pPrChange>
      </w:pPr>
    </w:p>
    <w:p w14:paraId="27858939" w14:textId="7B1A7CF8" w:rsidR="00354541" w:rsidDel="008D2C13" w:rsidRDefault="00354541">
      <w:pPr>
        <w:pStyle w:val="Heading2"/>
        <w:rPr>
          <w:ins w:id="348" w:author="Guest User" w:date="2018-02-06T10:36:00Z"/>
          <w:del w:id="349" w:author="clifford beta" w:date="2018-02-06T13:52:00Z"/>
        </w:rPr>
        <w:pPrChange w:id="350" w:author="clifford beta" w:date="2018-02-06T13:52:00Z">
          <w:pPr/>
        </w:pPrChange>
      </w:pPr>
    </w:p>
    <w:p w14:paraId="50904C70" w14:textId="29718183" w:rsidR="00354541" w:rsidDel="008D2C13" w:rsidRDefault="71280536">
      <w:pPr>
        <w:pStyle w:val="Heading2"/>
        <w:rPr>
          <w:ins w:id="351" w:author="Guest User" w:date="2018-02-06T10:36:00Z"/>
          <w:del w:id="352" w:author="clifford beta" w:date="2018-02-06T13:52:00Z"/>
        </w:rPr>
        <w:pPrChange w:id="353" w:author="clifford beta" w:date="2018-02-06T13:52:00Z">
          <w:pPr/>
        </w:pPrChange>
      </w:pPr>
      <w:ins w:id="354" w:author="Guest User" w:date="2018-02-06T10:36:00Z">
        <w:del w:id="355" w:author="clifford beta" w:date="2018-02-06T13:52:00Z">
          <w:r w:rsidRPr="71280536" w:rsidDel="008D2C13">
            <w:rPr>
              <w:rFonts w:eastAsia="Times New Roman"/>
              <w:rPrChange w:id="356" w:author="Guest User" w:date="2018-02-06T10:36:00Z">
                <w:rPr/>
              </w:rPrChange>
            </w:rPr>
            <w:delText xml:space="preserve"> Which simplifies further to</w:delText>
          </w:r>
        </w:del>
      </w:ins>
    </w:p>
    <w:p w14:paraId="47FA7460" w14:textId="59C450F5" w:rsidR="00354541" w:rsidDel="008D2C13" w:rsidRDefault="71280536">
      <w:pPr>
        <w:pStyle w:val="Heading2"/>
        <w:rPr>
          <w:ins w:id="357" w:author="Guest User" w:date="2018-02-06T10:36:00Z"/>
          <w:del w:id="358" w:author="clifford beta" w:date="2018-02-06T13:52:00Z"/>
        </w:rPr>
        <w:pPrChange w:id="359" w:author="clifford beta" w:date="2018-02-06T13:52:00Z">
          <w:pPr/>
        </w:pPrChange>
      </w:pPr>
      <w:ins w:id="360" w:author="Guest User" w:date="2018-02-06T10:36:00Z">
        <w:del w:id="361" w:author="clifford beta" w:date="2018-02-06T13:52:00Z">
          <w:r w:rsidRPr="71280536" w:rsidDel="008D2C13">
            <w:rPr>
              <w:rFonts w:eastAsia="Times New Roman"/>
              <w:rPrChange w:id="362" w:author="Guest User" w:date="2018-02-06T10:36:00Z">
                <w:rPr/>
              </w:rPrChange>
            </w:rPr>
            <w:delText xml:space="preserve">              </w:delText>
          </w:r>
        </w:del>
      </w:ins>
    </w:p>
    <w:p w14:paraId="0418468E" w14:textId="4490C783" w:rsidR="00354541" w:rsidDel="008D2C13" w:rsidRDefault="71280536">
      <w:pPr>
        <w:pStyle w:val="Heading2"/>
        <w:rPr>
          <w:ins w:id="363" w:author="Guest User" w:date="2018-02-06T10:36:00Z"/>
          <w:del w:id="364" w:author="clifford beta" w:date="2018-02-06T13:52:00Z"/>
        </w:rPr>
        <w:pPrChange w:id="365" w:author="clifford beta" w:date="2018-02-06T13:52:00Z">
          <w:pPr/>
        </w:pPrChange>
      </w:pPr>
      <w:ins w:id="366" w:author="Guest User" w:date="2018-02-06T10:36:00Z">
        <w:del w:id="367" w:author="clifford beta" w:date="2018-02-06T13:52:00Z">
          <w:r w:rsidRPr="71280536" w:rsidDel="008D2C13">
            <w:rPr>
              <w:rFonts w:eastAsia="Times New Roman"/>
              <w:rPrChange w:id="368" w:author="Guest User" w:date="2018-02-06T10:36:00Z">
                <w:rPr/>
              </w:rPrChange>
            </w:rPr>
            <w:delText xml:space="preserve">              E θ =(jkηI_0 </w:delText>
          </w:r>
          <w:r w:rsidRPr="71280536" w:rsidDel="008D2C13">
            <w:rPr>
              <w:rFonts w:ascii="MS Mincho" w:eastAsia="MS Mincho" w:hAnsi="MS Mincho" w:cs="MS Mincho" w:hint="eastAsia"/>
              <w:rPrChange w:id="369" w:author="Guest User" w:date="2018-02-06T10:36:00Z">
                <w:rPr>
                  <w:rFonts w:hint="eastAsia"/>
                </w:rPr>
              </w:rPrChange>
            </w:rPr>
            <w:delText>〖</w:delText>
          </w:r>
          <w:r w:rsidRPr="71280536" w:rsidDel="008D2C13">
            <w:rPr>
              <w:rFonts w:eastAsia="Times New Roman"/>
              <w:rPrChange w:id="370" w:author="Guest User" w:date="2018-02-06T10:36:00Z">
                <w:rPr/>
              </w:rPrChange>
            </w:rPr>
            <w:delText>Le</w:delText>
          </w:r>
          <w:r w:rsidRPr="71280536" w:rsidDel="008D2C13">
            <w:rPr>
              <w:rFonts w:ascii="MS Mincho" w:eastAsia="MS Mincho" w:hAnsi="MS Mincho" w:cs="MS Mincho" w:hint="eastAsia"/>
              <w:rPrChange w:id="371" w:author="Guest User" w:date="2018-02-06T10:36:00Z">
                <w:rPr>
                  <w:rFonts w:hint="eastAsia"/>
                </w:rPr>
              </w:rPrChange>
            </w:rPr>
            <w:delText>〗</w:delText>
          </w:r>
          <w:r w:rsidRPr="71280536" w:rsidDel="008D2C13">
            <w:rPr>
              <w:rFonts w:eastAsia="Times New Roman"/>
              <w:rPrChange w:id="372" w:author="Guest User" w:date="2018-02-06T10:36:00Z">
                <w:rPr/>
              </w:rPrChange>
            </w:rPr>
            <w:delText>^(-jkr ))/4πr  sin θ . (2cos ( (kdsinθ+δ)/2))</w:delText>
          </w:r>
        </w:del>
      </w:ins>
    </w:p>
    <w:p w14:paraId="070E172C" w14:textId="79EE59B1" w:rsidR="00354541" w:rsidDel="008D2C13" w:rsidRDefault="71280536">
      <w:pPr>
        <w:pStyle w:val="Heading2"/>
        <w:rPr>
          <w:ins w:id="373" w:author="Guest User" w:date="2018-02-06T10:36:00Z"/>
          <w:del w:id="374" w:author="clifford beta" w:date="2018-02-06T13:52:00Z"/>
        </w:rPr>
        <w:pPrChange w:id="375" w:author="clifford beta" w:date="2018-02-06T13:52:00Z">
          <w:pPr/>
        </w:pPrChange>
      </w:pPr>
      <w:ins w:id="376" w:author="Guest User" w:date="2018-02-06T10:36:00Z">
        <w:del w:id="377" w:author="clifford beta" w:date="2018-02-06T13:52:00Z">
          <w:r w:rsidRPr="71280536" w:rsidDel="008D2C13">
            <w:rPr>
              <w:rFonts w:eastAsia="Times New Roman"/>
              <w:rPrChange w:id="378" w:author="Guest User" w:date="2018-02-06T10:36:00Z">
                <w:rPr/>
              </w:rPrChange>
            </w:rPr>
            <w:delText xml:space="preserve">                   </w:delText>
          </w:r>
        </w:del>
      </w:ins>
    </w:p>
    <w:p w14:paraId="5E3390D0" w14:textId="7DD74A87" w:rsidR="00354541" w:rsidDel="008D2C13" w:rsidRDefault="71280536">
      <w:pPr>
        <w:pStyle w:val="Heading2"/>
        <w:rPr>
          <w:ins w:id="379" w:author="Guest User" w:date="2018-02-06T10:36:00Z"/>
          <w:del w:id="380" w:author="clifford beta" w:date="2018-02-06T13:52:00Z"/>
        </w:rPr>
        <w:pPrChange w:id="381" w:author="clifford beta" w:date="2018-02-06T13:52:00Z">
          <w:pPr/>
        </w:pPrChange>
      </w:pPr>
      <w:ins w:id="382" w:author="Guest User" w:date="2018-02-06T10:36:00Z">
        <w:del w:id="383" w:author="clifford beta" w:date="2018-02-06T13:52:00Z">
          <w:r w:rsidRPr="71280536" w:rsidDel="008D2C13">
            <w:rPr>
              <w:rFonts w:eastAsia="Times New Roman"/>
              <w:rPrChange w:id="384"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5" w:author="Guest User" w:date="2018-02-06T10:36:00Z"/>
          <w:del w:id="386" w:author="clifford beta" w:date="2018-02-06T13:52:00Z"/>
        </w:rPr>
        <w:pPrChange w:id="387" w:author="clifford beta" w:date="2018-02-06T13:52:00Z">
          <w:pPr/>
        </w:pPrChange>
      </w:pPr>
      <w:ins w:id="388" w:author="Guest User" w:date="2018-02-06T10:36:00Z">
        <w:del w:id="389" w:author="clifford beta" w:date="2018-02-06T13:52:00Z">
          <w:r w:rsidRPr="71280536" w:rsidDel="008D2C13">
            <w:rPr>
              <w:rFonts w:eastAsia="Times New Roman"/>
              <w:rPrChange w:id="390" w:author="Guest User" w:date="2018-02-06T10:36:00Z">
                <w:rPr/>
              </w:rPrChange>
            </w:rPr>
            <w:delText xml:space="preserve">  </w:delText>
          </w:r>
        </w:del>
      </w:ins>
    </w:p>
    <w:p w14:paraId="6BB7A3D5" w14:textId="1F005F81" w:rsidR="00354541" w:rsidDel="008D2C13" w:rsidRDefault="71280536">
      <w:pPr>
        <w:pStyle w:val="Heading2"/>
        <w:rPr>
          <w:ins w:id="391" w:author="Guest User" w:date="2018-02-06T10:36:00Z"/>
          <w:del w:id="392" w:author="clifford beta" w:date="2018-02-06T13:52:00Z"/>
        </w:rPr>
        <w:pPrChange w:id="393" w:author="clifford beta" w:date="2018-02-06T13:52:00Z">
          <w:pPr/>
        </w:pPrChange>
      </w:pPr>
      <w:ins w:id="394" w:author="Guest User" w:date="2018-02-06T10:36:00Z">
        <w:del w:id="395" w:author="clifford beta" w:date="2018-02-06T13:52:00Z">
          <w:r w:rsidRPr="71280536" w:rsidDel="008D2C13">
            <w:rPr>
              <w:rFonts w:eastAsia="Times New Roman"/>
              <w:rPrChange w:id="396"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7" w:author="Guest User" w:date="2018-02-06T10:36:00Z"/>
          <w:del w:id="398" w:author="clifford beta" w:date="2018-02-06T13:52:00Z"/>
        </w:rPr>
        <w:pPrChange w:id="399" w:author="clifford beta" w:date="2018-02-06T13:52:00Z">
          <w:pPr/>
        </w:pPrChange>
      </w:pPr>
    </w:p>
    <w:p w14:paraId="7199241C" w14:textId="35463B2F" w:rsidR="00354541" w:rsidDel="008D2C13" w:rsidRDefault="00354541">
      <w:pPr>
        <w:pStyle w:val="Heading2"/>
        <w:rPr>
          <w:ins w:id="400" w:author="Guest User" w:date="2018-02-06T10:36:00Z"/>
          <w:del w:id="401" w:author="clifford beta" w:date="2018-02-06T13:52:00Z"/>
        </w:rPr>
        <w:pPrChange w:id="402" w:author="clifford beta" w:date="2018-02-06T13:52:00Z">
          <w:pPr/>
        </w:pPrChange>
      </w:pPr>
    </w:p>
    <w:p w14:paraId="4A1999F0" w14:textId="16799AC1" w:rsidR="00354541" w:rsidDel="008D2C13" w:rsidRDefault="71280536">
      <w:pPr>
        <w:pStyle w:val="Heading2"/>
        <w:rPr>
          <w:ins w:id="403" w:author="Guest User" w:date="2018-02-06T10:36:00Z"/>
          <w:del w:id="404" w:author="clifford beta" w:date="2018-02-06T13:52:00Z"/>
        </w:rPr>
        <w:pPrChange w:id="405" w:author="clifford beta" w:date="2018-02-06T13:52:00Z">
          <w:pPr/>
        </w:pPrChange>
      </w:pPr>
      <w:ins w:id="406" w:author="Guest User" w:date="2018-02-06T10:36:00Z">
        <w:del w:id="407" w:author="clifford beta" w:date="2018-02-06T13:52:00Z">
          <w:r w:rsidRPr="71280536" w:rsidDel="008D2C13">
            <w:rPr>
              <w:rFonts w:eastAsia="Times New Roman"/>
              <w:rPrChange w:id="408" w:author="Guest User" w:date="2018-02-06T10:36:00Z">
                <w:rPr/>
              </w:rPrChange>
            </w:rPr>
            <w:delText>Uniform N-Element Linear Array</w:delText>
          </w:r>
        </w:del>
      </w:ins>
    </w:p>
    <w:p w14:paraId="71DD1198" w14:textId="21FFFD10" w:rsidR="00354541" w:rsidDel="008D2C13" w:rsidRDefault="71280536">
      <w:pPr>
        <w:pStyle w:val="Heading2"/>
        <w:rPr>
          <w:ins w:id="409" w:author="Guest User" w:date="2018-02-06T10:36:00Z"/>
          <w:del w:id="410" w:author="clifford beta" w:date="2018-02-06T13:52:00Z"/>
        </w:rPr>
        <w:pPrChange w:id="411" w:author="clifford beta" w:date="2018-02-06T13:52:00Z">
          <w:pPr/>
        </w:pPrChange>
      </w:pPr>
      <w:ins w:id="412" w:author="Guest User" w:date="2018-02-06T10:36:00Z">
        <w:del w:id="413" w:author="clifford beta" w:date="2018-02-06T13:52:00Z">
          <w:r w:rsidRPr="71280536" w:rsidDel="008D2C13">
            <w:rPr>
              <w:rFonts w:eastAsia="Times New Roman"/>
              <w:rPrChange w:id="414"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5" w:author="Guest User" w:date="2018-02-06T10:36:00Z"/>
          <w:del w:id="416" w:author="clifford beta" w:date="2018-02-06T13:52:00Z"/>
        </w:rPr>
        <w:pPrChange w:id="417" w:author="clifford beta" w:date="2018-02-06T13:52:00Z">
          <w:pPr/>
        </w:pPrChange>
      </w:pPr>
      <w:ins w:id="418" w:author="Guest User" w:date="2018-02-06T10:36:00Z">
        <w:del w:id="419" w:author="clifford beta" w:date="2018-02-06T13:52:00Z">
          <w:r w:rsidRPr="71280536" w:rsidDel="008D2C13">
            <w:rPr>
              <w:rFonts w:eastAsia="Times New Roman"/>
              <w:rPrChange w:id="420" w:author="Guest User" w:date="2018-02-06T10:36:00Z">
                <w:rPr/>
              </w:rPrChange>
            </w:rPr>
            <w:delText xml:space="preserve"> </w:delText>
          </w:r>
        </w:del>
      </w:ins>
    </w:p>
    <w:p w14:paraId="55F9A90A" w14:textId="6B6B866B" w:rsidR="00354541" w:rsidDel="008D2C13" w:rsidRDefault="71280536">
      <w:pPr>
        <w:pStyle w:val="Heading2"/>
        <w:rPr>
          <w:ins w:id="421" w:author="Guest User" w:date="2018-02-06T10:36:00Z"/>
          <w:del w:id="422" w:author="clifford beta" w:date="2018-02-06T13:52:00Z"/>
        </w:rPr>
        <w:pPrChange w:id="423" w:author="clifford beta" w:date="2018-02-06T13:52:00Z">
          <w:pPr/>
        </w:pPrChange>
      </w:pPr>
      <w:ins w:id="424" w:author="Guest User" w:date="2018-02-06T10:36:00Z">
        <w:del w:id="425" w:author="clifford beta" w:date="2018-02-06T13:52:00Z">
          <w:r w:rsidRPr="71280536" w:rsidDel="008D2C13">
            <w:rPr>
              <w:rFonts w:eastAsia="Times New Roman"/>
              <w:rPrChange w:id="426"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7" w:author="Guest User" w:date="2018-02-06T10:36:00Z"/>
          <w:del w:id="428" w:author="clifford beta" w:date="2018-02-06T13:52:00Z"/>
        </w:rPr>
        <w:pPrChange w:id="429" w:author="clifford beta" w:date="2018-02-06T13:52:00Z">
          <w:pPr/>
        </w:pPrChange>
      </w:pPr>
      <w:ins w:id="430" w:author="Guest User" w:date="2018-02-06T10:36:00Z">
        <w:del w:id="431" w:author="clifford beta" w:date="2018-02-06T13:52:00Z">
          <w:r w:rsidRPr="71280536" w:rsidDel="008D2C13">
            <w:rPr>
              <w:rFonts w:eastAsia="Times New Roman"/>
              <w:rPrChange w:id="432"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33" w:author="Guest User" w:date="2018-02-06T10:36:00Z">
                <w:rPr/>
              </w:rPrChange>
            </w:rPr>
            <w:delText>⋯</w:delText>
          </w:r>
          <w:r w:rsidRPr="71280536" w:rsidDel="008D2C13">
            <w:rPr>
              <w:rFonts w:eastAsia="Times New Roman"/>
              <w:rPrChange w:id="434" w:author="Guest User" w:date="2018-02-06T10:36:00Z">
                <w:rPr/>
              </w:rPrChange>
            </w:rPr>
            <w:delText>+e^(j(N-1)(kdsinθ+δ))</w:delText>
          </w:r>
        </w:del>
      </w:ins>
    </w:p>
    <w:p w14:paraId="6DDD782C" w14:textId="79223FE9" w:rsidR="00354541" w:rsidDel="008D2C13" w:rsidRDefault="71280536">
      <w:pPr>
        <w:pStyle w:val="Heading2"/>
        <w:rPr>
          <w:ins w:id="435" w:author="Guest User" w:date="2018-02-06T10:36:00Z"/>
          <w:del w:id="436" w:author="clifford beta" w:date="2018-02-06T13:52:00Z"/>
        </w:rPr>
        <w:pPrChange w:id="437" w:author="clifford beta" w:date="2018-02-06T13:52:00Z">
          <w:pPr/>
        </w:pPrChange>
      </w:pPr>
      <w:ins w:id="438" w:author="Guest User" w:date="2018-02-06T10:36:00Z">
        <w:del w:id="439" w:author="clifford beta" w:date="2018-02-06T13:52:00Z">
          <w:r w:rsidRPr="71280536" w:rsidDel="008D2C13">
            <w:rPr>
              <w:rFonts w:eastAsia="Times New Roman"/>
              <w:rPrChange w:id="440" w:author="Guest User" w:date="2018-02-06T10:36:00Z">
                <w:rPr/>
              </w:rPrChange>
            </w:rPr>
            <w:delText>where δ is the phase shift from element to element.</w:delText>
          </w:r>
        </w:del>
      </w:ins>
    </w:p>
    <w:p w14:paraId="04FADDFE" w14:textId="7DD76E3A" w:rsidR="00354541" w:rsidDel="008D2C13" w:rsidRDefault="71280536">
      <w:pPr>
        <w:pStyle w:val="Heading2"/>
        <w:rPr>
          <w:ins w:id="441" w:author="Guest User" w:date="2018-02-06T10:36:00Z"/>
          <w:del w:id="442" w:author="clifford beta" w:date="2018-02-06T13:52:00Z"/>
        </w:rPr>
        <w:pPrChange w:id="443" w:author="clifford beta" w:date="2018-02-06T13:52:00Z">
          <w:pPr/>
        </w:pPrChange>
      </w:pPr>
      <w:ins w:id="444" w:author="Guest User" w:date="2018-02-06T10:36:00Z">
        <w:del w:id="445" w:author="clifford beta" w:date="2018-02-06T13:52:00Z">
          <w:r w:rsidRPr="71280536" w:rsidDel="008D2C13">
            <w:rPr>
              <w:rFonts w:eastAsia="Times New Roman"/>
              <w:rPrChange w:id="446"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7" w:author="Guest User" w:date="2018-02-06T10:36:00Z"/>
          <w:del w:id="448" w:author="clifford beta" w:date="2018-02-06T13:52:00Z"/>
        </w:rPr>
        <w:pPrChange w:id="449" w:author="clifford beta" w:date="2018-02-06T13:52:00Z">
          <w:pPr/>
        </w:pPrChange>
      </w:pPr>
      <w:ins w:id="450" w:author="Guest User" w:date="2018-02-06T10:36:00Z">
        <w:del w:id="451" w:author="clifford beta" w:date="2018-02-06T13:52:00Z">
          <w:r w:rsidRPr="71280536" w:rsidDel="008D2C13">
            <w:rPr>
              <w:rFonts w:eastAsia="Times New Roman"/>
              <w:rPrChange w:id="452"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53" w:author="Guest User" w:date="2018-02-06T10:36:00Z"/>
          <w:del w:id="454" w:author="clifford beta" w:date="2018-02-06T13:52:00Z"/>
        </w:rPr>
        <w:pPrChange w:id="455" w:author="clifford beta" w:date="2018-02-06T13:52:00Z">
          <w:pPr/>
        </w:pPrChange>
      </w:pPr>
    </w:p>
    <w:p w14:paraId="783C4075" w14:textId="5A694563" w:rsidR="00354541" w:rsidDel="008D2C13" w:rsidRDefault="00354541">
      <w:pPr>
        <w:pStyle w:val="Heading2"/>
        <w:rPr>
          <w:ins w:id="456" w:author="Guest User" w:date="2018-02-06T10:36:00Z"/>
          <w:del w:id="457" w:author="clifford beta" w:date="2018-02-06T13:52:00Z"/>
        </w:rPr>
        <w:pPrChange w:id="458" w:author="clifford beta" w:date="2018-02-06T13:52:00Z">
          <w:pPr/>
        </w:pPrChange>
      </w:pPr>
    </w:p>
    <w:p w14:paraId="4ADD8896" w14:textId="43A0A468" w:rsidR="00354541" w:rsidDel="008D2C13" w:rsidRDefault="71280536">
      <w:pPr>
        <w:pStyle w:val="Heading2"/>
        <w:rPr>
          <w:ins w:id="459" w:author="Guest User" w:date="2018-02-06T10:36:00Z"/>
          <w:del w:id="460" w:author="clifford beta" w:date="2018-02-06T13:52:00Z"/>
        </w:rPr>
        <w:pPrChange w:id="461" w:author="clifford beta" w:date="2018-02-06T13:52:00Z">
          <w:pPr/>
        </w:pPrChange>
      </w:pPr>
      <w:ins w:id="462" w:author="Guest User" w:date="2018-02-06T10:36:00Z">
        <w:del w:id="463" w:author="clifford beta" w:date="2018-02-06T13:52:00Z">
          <w:r w:rsidRPr="71280536" w:rsidDel="008D2C13">
            <w:rPr>
              <w:rFonts w:eastAsia="Times New Roman"/>
              <w:rPrChange w:id="464" w:author="Guest User" w:date="2018-02-06T10:36:00Z">
                <w:rPr/>
              </w:rPrChange>
            </w:rPr>
            <w:delText>where ψ = kd sin θ + δ.</w:delText>
          </w:r>
        </w:del>
      </w:ins>
    </w:p>
    <w:p w14:paraId="12A4B024" w14:textId="3D35C4C4" w:rsidR="00354541" w:rsidDel="008D2C13" w:rsidRDefault="71280536">
      <w:pPr>
        <w:pStyle w:val="Heading2"/>
        <w:rPr>
          <w:ins w:id="465" w:author="Guest User" w:date="2018-02-06T10:36:00Z"/>
          <w:del w:id="466" w:author="clifford beta" w:date="2018-02-06T13:52:00Z"/>
        </w:rPr>
        <w:pPrChange w:id="467" w:author="clifford beta" w:date="2018-02-06T13:52:00Z">
          <w:pPr/>
        </w:pPrChange>
      </w:pPr>
      <w:ins w:id="468" w:author="Guest User" w:date="2018-02-06T10:36:00Z">
        <w:del w:id="469" w:author="clifford beta" w:date="2018-02-06T13:52:00Z">
          <w:r w:rsidRPr="71280536" w:rsidDel="008D2C13">
            <w:rPr>
              <w:rFonts w:eastAsia="Times New Roman"/>
              <w:rPrChange w:id="470"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71" w:author="Guest User" w:date="2018-02-06T10:36:00Z"/>
          <w:del w:id="472" w:author="clifford beta" w:date="2018-02-06T13:52:00Z"/>
        </w:rPr>
        <w:pPrChange w:id="473" w:author="clifford beta" w:date="2018-02-06T13:52:00Z">
          <w:pPr/>
        </w:pPrChange>
      </w:pPr>
      <w:ins w:id="474" w:author="Guest User" w:date="2018-02-06T10:36:00Z">
        <w:del w:id="475" w:author="clifford beta" w:date="2018-02-06T13:52:00Z">
          <w:r w:rsidRPr="71280536" w:rsidDel="008D2C13">
            <w:rPr>
              <w:rFonts w:eastAsia="Times New Roman"/>
              <w:rPrChange w:id="476" w:author="Guest User" w:date="2018-02-06T10:36:00Z">
                <w:rPr/>
              </w:rPrChange>
            </w:rPr>
            <w:delText xml:space="preserve"> </w:delText>
          </w:r>
        </w:del>
      </w:ins>
    </w:p>
    <w:p w14:paraId="0AAC0DEC" w14:textId="3884EF0A" w:rsidR="00354541" w:rsidDel="008D2C13" w:rsidRDefault="71280536">
      <w:pPr>
        <w:pStyle w:val="Heading2"/>
        <w:rPr>
          <w:ins w:id="477" w:author="Guest User" w:date="2018-02-06T10:36:00Z"/>
          <w:del w:id="478" w:author="clifford beta" w:date="2018-02-06T13:52:00Z"/>
        </w:rPr>
        <w:pPrChange w:id="479" w:author="clifford beta" w:date="2018-02-06T13:52:00Z">
          <w:pPr/>
        </w:pPrChange>
      </w:pPr>
      <w:ins w:id="480" w:author="Guest User" w:date="2018-02-06T10:36:00Z">
        <w:del w:id="481" w:author="clifford beta" w:date="2018-02-06T13:52:00Z">
          <w:r w:rsidRPr="71280536" w:rsidDel="008D2C13">
            <w:rPr>
              <w:rFonts w:eastAsia="Times New Roman"/>
              <w:rPrChange w:id="482"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83" w:author="Guest User" w:date="2018-02-06T10:36:00Z"/>
          <w:del w:id="484" w:author="clifford beta" w:date="2018-02-06T13:52:00Z"/>
        </w:rPr>
        <w:pPrChange w:id="485" w:author="clifford beta" w:date="2018-02-06T13:52:00Z">
          <w:pPr/>
        </w:pPrChange>
      </w:pPr>
      <w:ins w:id="486" w:author="Guest User" w:date="2018-02-06T10:36:00Z">
        <w:del w:id="487" w:author="clifford beta" w:date="2018-02-06T13:52:00Z">
          <w:r w:rsidRPr="71280536" w:rsidDel="008D2C13">
            <w:rPr>
              <w:rFonts w:eastAsia="Times New Roman"/>
              <w:rPrChange w:id="488"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9" w:author="Guest User" w:date="2018-02-06T10:36:00Z"/>
          <w:del w:id="490" w:author="clifford beta" w:date="2018-02-06T13:52:00Z"/>
        </w:rPr>
        <w:pPrChange w:id="491" w:author="clifford beta" w:date="2018-02-06T13:52:00Z">
          <w:pPr/>
        </w:pPrChange>
      </w:pPr>
      <w:ins w:id="492" w:author="Guest User" w:date="2018-02-06T10:36:00Z">
        <w:del w:id="493" w:author="clifford beta" w:date="2018-02-06T13:52:00Z">
          <w:r w:rsidRPr="71280536" w:rsidDel="008D2C13">
            <w:rPr>
              <w:rFonts w:eastAsia="Times New Roman"/>
              <w:rPrChange w:id="494" w:author="Guest User" w:date="2018-02-06T10:36:00Z">
                <w:rPr/>
              </w:rPrChange>
            </w:rPr>
            <w:delText xml:space="preserve">                                AF = sum (a (θ))</w:delText>
          </w:r>
        </w:del>
      </w:ins>
    </w:p>
    <w:p w14:paraId="2D2F9692" w14:textId="79523BA2" w:rsidR="00354541" w:rsidDel="008D2C13" w:rsidRDefault="71280536">
      <w:pPr>
        <w:pStyle w:val="Heading2"/>
        <w:rPr>
          <w:ins w:id="495" w:author="Guest User" w:date="2018-02-06T10:36:00Z"/>
          <w:del w:id="496" w:author="clifford beta" w:date="2018-02-06T13:52:00Z"/>
        </w:rPr>
        <w:pPrChange w:id="497" w:author="clifford beta" w:date="2018-02-06T13:52:00Z">
          <w:pPr/>
        </w:pPrChange>
      </w:pPr>
      <w:ins w:id="498" w:author="Guest User" w:date="2018-02-06T10:36:00Z">
        <w:del w:id="499" w:author="clifford beta" w:date="2018-02-06T13:52:00Z">
          <w:r w:rsidRPr="71280536" w:rsidDel="008D2C13">
            <w:rPr>
              <w:rFonts w:eastAsia="Times New Roman"/>
              <w:rPrChange w:id="500" w:author="Guest User" w:date="2018-02-06T10:36:00Z">
                <w:rPr/>
              </w:rPrChange>
            </w:rPr>
            <w:delText xml:space="preserve">Which is derived as </w:delText>
          </w:r>
        </w:del>
      </w:ins>
    </w:p>
    <w:p w14:paraId="275DDA16" w14:textId="10FD0A62" w:rsidR="00354541" w:rsidDel="008D2C13" w:rsidRDefault="71280536">
      <w:pPr>
        <w:pStyle w:val="Heading2"/>
        <w:rPr>
          <w:ins w:id="501" w:author="Guest User" w:date="2018-02-06T10:36:00Z"/>
          <w:del w:id="502" w:author="clifford beta" w:date="2018-02-06T13:52:00Z"/>
        </w:rPr>
        <w:pPrChange w:id="503" w:author="clifford beta" w:date="2018-02-06T13:52:00Z">
          <w:pPr/>
        </w:pPrChange>
      </w:pPr>
      <w:ins w:id="504" w:author="Guest User" w:date="2018-02-06T10:36:00Z">
        <w:del w:id="505" w:author="clifford beta" w:date="2018-02-06T13:52:00Z">
          <w:r w:rsidRPr="71280536" w:rsidDel="008D2C13">
            <w:rPr>
              <w:rFonts w:eastAsia="Times New Roman"/>
              <w:rPrChange w:id="506" w:author="Guest User" w:date="2018-02-06T10:36:00Z">
                <w:rPr/>
              </w:rPrChange>
            </w:rPr>
            <w:delText xml:space="preserve">                                 AF = sin⁡</w:delText>
          </w:r>
          <w:r w:rsidRPr="71280536" w:rsidDel="008D2C13">
            <w:rPr>
              <w:rFonts w:ascii="MS Mincho" w:eastAsia="MS Mincho" w:hAnsi="MS Mincho" w:cs="MS Mincho" w:hint="eastAsia"/>
              <w:rPrChange w:id="507" w:author="Guest User" w:date="2018-02-06T10:36:00Z">
                <w:rPr>
                  <w:rFonts w:hint="eastAsia"/>
                </w:rPr>
              </w:rPrChange>
            </w:rPr>
            <w:delText>〖</w:delText>
          </w:r>
          <w:r w:rsidRPr="71280536" w:rsidDel="008D2C13">
            <w:rPr>
              <w:rFonts w:eastAsia="Times New Roman"/>
              <w:rPrChange w:id="508" w:author="Guest User" w:date="2018-02-06T10:36:00Z">
                <w:rPr/>
              </w:rPrChange>
            </w:rPr>
            <w:delText>(N/2 ψ)</w:delText>
          </w:r>
          <w:r w:rsidRPr="71280536" w:rsidDel="008D2C13">
            <w:rPr>
              <w:rFonts w:ascii="MS Mincho" w:eastAsia="MS Mincho" w:hAnsi="MS Mincho" w:cs="MS Mincho" w:hint="eastAsia"/>
              <w:rPrChange w:id="509" w:author="Guest User" w:date="2018-02-06T10:36:00Z">
                <w:rPr>
                  <w:rFonts w:hint="eastAsia"/>
                </w:rPr>
              </w:rPrChange>
            </w:rPr>
            <w:delText>〗</w:delText>
          </w:r>
          <w:r w:rsidRPr="71280536" w:rsidDel="008D2C13">
            <w:rPr>
              <w:rFonts w:eastAsia="Times New Roman"/>
              <w:rPrChange w:id="510" w:author="Guest User" w:date="2018-02-06T10:36:00Z">
                <w:rPr/>
              </w:rPrChange>
            </w:rPr>
            <w:delText>/sin⁡</w:delText>
          </w:r>
          <w:r w:rsidRPr="71280536" w:rsidDel="008D2C13">
            <w:rPr>
              <w:rFonts w:ascii="MS Mincho" w:eastAsia="MS Mincho" w:hAnsi="MS Mincho" w:cs="MS Mincho" w:hint="eastAsia"/>
              <w:rPrChange w:id="511" w:author="Guest User" w:date="2018-02-06T10:36:00Z">
                <w:rPr>
                  <w:rFonts w:hint="eastAsia"/>
                </w:rPr>
              </w:rPrChange>
            </w:rPr>
            <w:delText>〖</w:delText>
          </w:r>
          <w:r w:rsidRPr="71280536" w:rsidDel="008D2C13">
            <w:rPr>
              <w:rFonts w:eastAsia="Times New Roman" w:hint="eastAsia"/>
              <w:rPrChange w:id="512" w:author="Guest User" w:date="2018-02-06T10:36:00Z">
                <w:rPr>
                  <w:rFonts w:hint="eastAsia"/>
                </w:rPr>
              </w:rPrChange>
            </w:rPr>
            <w:delText>ψ</w:delText>
          </w:r>
          <w:r w:rsidRPr="71280536" w:rsidDel="008D2C13">
            <w:rPr>
              <w:rFonts w:eastAsia="Times New Roman"/>
              <w:rPrChange w:id="513" w:author="Guest User" w:date="2018-02-06T10:36:00Z">
                <w:rPr/>
              </w:rPrChange>
            </w:rPr>
            <w:delText>/2</w:delText>
          </w:r>
          <w:r w:rsidRPr="71280536" w:rsidDel="008D2C13">
            <w:rPr>
              <w:rFonts w:ascii="MS Mincho" w:eastAsia="MS Mincho" w:hAnsi="MS Mincho" w:cs="MS Mincho" w:hint="eastAsia"/>
              <w:rPrChange w:id="514" w:author="Guest User" w:date="2018-02-06T10:36:00Z">
                <w:rPr>
                  <w:rFonts w:hint="eastAsia"/>
                </w:rPr>
              </w:rPrChange>
            </w:rPr>
            <w:delText>〗</w:delText>
          </w:r>
          <w:r w:rsidRPr="71280536" w:rsidDel="008D2C13">
            <w:rPr>
              <w:rFonts w:eastAsia="Times New Roman"/>
              <w:rPrChange w:id="515" w:author="Guest User" w:date="2018-02-06T10:36:00Z">
                <w:rPr/>
              </w:rPrChange>
            </w:rPr>
            <w:delText xml:space="preserve"> </w:delText>
          </w:r>
        </w:del>
      </w:ins>
    </w:p>
    <w:p w14:paraId="76C32A1D" w14:textId="56841230" w:rsidR="00354541" w:rsidDel="008D2C13" w:rsidRDefault="00354541">
      <w:pPr>
        <w:pStyle w:val="Heading2"/>
        <w:rPr>
          <w:ins w:id="516" w:author="Guest User" w:date="2018-02-06T10:36:00Z"/>
          <w:del w:id="517" w:author="clifford beta" w:date="2018-02-06T13:52:00Z"/>
        </w:rPr>
        <w:pPrChange w:id="518" w:author="clifford beta" w:date="2018-02-06T13:52:00Z">
          <w:pPr/>
        </w:pPrChange>
      </w:pPr>
    </w:p>
    <w:p w14:paraId="2B5920A5" w14:textId="23BAAB4F" w:rsidR="00354541" w:rsidDel="008D2C13" w:rsidRDefault="00354541">
      <w:pPr>
        <w:pStyle w:val="Heading2"/>
        <w:rPr>
          <w:ins w:id="519" w:author="Guest User" w:date="2018-02-06T10:36:00Z"/>
          <w:del w:id="520" w:author="clifford beta" w:date="2018-02-06T13:52:00Z"/>
        </w:rPr>
        <w:pPrChange w:id="521" w:author="clifford beta" w:date="2018-02-06T13:52:00Z">
          <w:pPr/>
        </w:pPrChange>
      </w:pPr>
    </w:p>
    <w:p w14:paraId="649EADCA" w14:textId="0B5FC87A" w:rsidR="00354541" w:rsidDel="008D2C13" w:rsidRDefault="71280536">
      <w:pPr>
        <w:pStyle w:val="Heading2"/>
        <w:rPr>
          <w:ins w:id="522" w:author="Guest User" w:date="2018-02-06T10:36:00Z"/>
          <w:del w:id="523" w:author="clifford beta" w:date="2018-02-06T13:52:00Z"/>
        </w:rPr>
        <w:pPrChange w:id="524" w:author="clifford beta" w:date="2018-02-06T13:52:00Z">
          <w:pPr/>
        </w:pPrChange>
      </w:pPr>
      <w:ins w:id="525" w:author="Guest User" w:date="2018-02-06T10:36:00Z">
        <w:del w:id="526" w:author="clifford beta" w:date="2018-02-06T13:52:00Z">
          <w:r w:rsidRPr="71280536" w:rsidDel="008D2C13">
            <w:rPr>
              <w:rFonts w:eastAsia="Times New Roman"/>
              <w:rPrChange w:id="527" w:author="Guest User" w:date="2018-02-06T10:36:00Z">
                <w:rPr/>
              </w:rPrChange>
            </w:rPr>
            <w:lastRenderedPageBreak/>
            <w:delText>CIRCULAR ARRAY</w:delText>
          </w:r>
        </w:del>
      </w:ins>
    </w:p>
    <w:p w14:paraId="6A48E85E" w14:textId="3E0FD989" w:rsidR="00354541" w:rsidDel="008D2C13" w:rsidRDefault="71280536">
      <w:pPr>
        <w:pStyle w:val="Heading2"/>
        <w:rPr>
          <w:ins w:id="528" w:author="Guest User" w:date="2018-02-06T10:36:00Z"/>
          <w:del w:id="529" w:author="clifford beta" w:date="2018-02-06T13:52:00Z"/>
        </w:rPr>
        <w:pPrChange w:id="530" w:author="clifford beta" w:date="2018-02-06T13:52:00Z">
          <w:pPr/>
        </w:pPrChange>
      </w:pPr>
      <w:ins w:id="531" w:author="Guest User" w:date="2018-02-06T10:36:00Z">
        <w:del w:id="532" w:author="clifford beta" w:date="2018-02-06T13:52:00Z">
          <w:r w:rsidRPr="71280536" w:rsidDel="008D2C13">
            <w:rPr>
              <w:rFonts w:eastAsia="Times New Roman"/>
              <w:rPrChange w:id="533"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4" w:author="Guest User" w:date="2018-02-06T10:36:00Z"/>
          <w:del w:id="535" w:author="clifford beta" w:date="2018-02-06T13:52:00Z"/>
        </w:rPr>
        <w:pPrChange w:id="536" w:author="clifford beta" w:date="2018-02-06T13:52:00Z">
          <w:pPr/>
        </w:pPrChange>
      </w:pPr>
      <w:ins w:id="537" w:author="Guest User" w:date="2018-02-06T10:36:00Z">
        <w:del w:id="538" w:author="clifford beta" w:date="2018-02-06T13:52:00Z">
          <w:r w:rsidRPr="71280536" w:rsidDel="008D2C13">
            <w:rPr>
              <w:rFonts w:eastAsia="Times New Roman"/>
              <w:rPrChange w:id="539" w:author="Guest User" w:date="2018-02-06T10:36:00Z">
                <w:rPr/>
              </w:rPrChange>
            </w:rPr>
            <w:delText xml:space="preserve">            </w:delText>
          </w:r>
        </w:del>
      </w:ins>
    </w:p>
    <w:p w14:paraId="0FE6D472" w14:textId="5A37EE29" w:rsidR="00354541" w:rsidDel="008D2C13" w:rsidRDefault="71280536">
      <w:pPr>
        <w:pStyle w:val="Heading2"/>
        <w:rPr>
          <w:ins w:id="540" w:author="Guest User" w:date="2018-02-06T10:36:00Z"/>
          <w:del w:id="541" w:author="clifford beta" w:date="2018-02-06T13:52:00Z"/>
        </w:rPr>
        <w:pPrChange w:id="542" w:author="clifford beta" w:date="2018-02-06T13:52:00Z">
          <w:pPr/>
        </w:pPrChange>
      </w:pPr>
      <w:ins w:id="543" w:author="Guest User" w:date="2018-02-06T10:36:00Z">
        <w:del w:id="544" w:author="clifford beta" w:date="2018-02-06T13:52:00Z">
          <w:r w:rsidRPr="71280536" w:rsidDel="008D2C13">
            <w:rPr>
              <w:rFonts w:eastAsia="Times New Roman"/>
              <w:rPrChange w:id="545"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6" w:author="Guest User" w:date="2018-02-06T10:36:00Z"/>
          <w:del w:id="547" w:author="clifford beta" w:date="2018-02-06T13:52:00Z"/>
        </w:rPr>
        <w:pPrChange w:id="548" w:author="clifford beta" w:date="2018-02-06T13:52:00Z">
          <w:pPr/>
        </w:pPrChange>
      </w:pPr>
      <w:ins w:id="549" w:author="Guest User" w:date="2018-02-06T10:36:00Z">
        <w:del w:id="550" w:author="clifford beta" w:date="2018-02-06T13:52:00Z">
          <w:r w:rsidRPr="71280536" w:rsidDel="008D2C13">
            <w:rPr>
              <w:rFonts w:eastAsia="Times New Roman"/>
              <w:rPrChange w:id="551" w:author="Guest User" w:date="2018-02-06T10:36:00Z">
                <w:rPr/>
              </w:rPrChange>
            </w:rPr>
            <w:delText xml:space="preserve">                                 ρn = cos dius a with the</w:delText>
          </w:r>
        </w:del>
      </w:ins>
    </w:p>
    <w:p w14:paraId="5F40861E" w14:textId="5D67D0CB" w:rsidR="00354541" w:rsidDel="008D2C13" w:rsidRDefault="71280536">
      <w:pPr>
        <w:pStyle w:val="Heading2"/>
        <w:rPr>
          <w:ins w:id="552" w:author="Guest User" w:date="2018-02-06T10:36:00Z"/>
          <w:del w:id="553" w:author="clifford beta" w:date="2018-02-06T13:52:00Z"/>
        </w:rPr>
        <w:pPrChange w:id="554" w:author="clifford beta" w:date="2018-02-06T13:52:00Z">
          <w:pPr/>
        </w:pPrChange>
      </w:pPr>
      <w:ins w:id="555" w:author="Guest User" w:date="2018-02-06T10:36:00Z">
        <w:del w:id="556" w:author="clifford beta" w:date="2018-02-06T13:52:00Z">
          <w:r w:rsidRPr="71280536" w:rsidDel="008D2C13">
            <w:rPr>
              <w:rFonts w:eastAsia="Times New Roman"/>
              <w:rPrChange w:id="557"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8" w:author="Guest User" w:date="2018-02-06T10:36:00Z"/>
          <w:del w:id="559" w:author="clifford beta" w:date="2018-02-06T13:52:00Z"/>
        </w:rPr>
        <w:pPrChange w:id="560" w:author="clifford beta" w:date="2018-02-06T13:52:00Z">
          <w:pPr/>
        </w:pPrChange>
      </w:pPr>
      <w:ins w:id="561" w:author="Guest User" w:date="2018-02-06T10:36:00Z">
        <w:del w:id="562" w:author="clifford beta" w:date="2018-02-06T13:52:00Z">
          <w:r w:rsidRPr="71280536" w:rsidDel="008D2C13">
            <w:rPr>
              <w:rFonts w:eastAsia="Times New Roman"/>
              <w:rPrChange w:id="563"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4" w:author="Guest User" w:date="2018-02-06T10:36:00Z"/>
          <w:del w:id="565" w:author="clifford beta" w:date="2018-02-06T13:52:00Z"/>
        </w:rPr>
        <w:pPrChange w:id="566" w:author="clifford beta" w:date="2018-02-06T13:52:00Z">
          <w:pPr/>
        </w:pPrChange>
      </w:pPr>
      <w:ins w:id="567" w:author="Guest User" w:date="2018-02-06T10:36:00Z">
        <w:del w:id="568" w:author="clifford beta" w:date="2018-02-06T13:52:00Z">
          <w:r w:rsidRPr="71280536" w:rsidDel="008D2C13">
            <w:rPr>
              <w:rFonts w:eastAsia="Times New Roman"/>
              <w:rPrChange w:id="569"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70" w:author="Guest User" w:date="2018-02-06T10:36:00Z"/>
          <w:del w:id="571" w:author="clifford beta" w:date="2018-02-06T13:52:00Z"/>
        </w:rPr>
        <w:pPrChange w:id="572" w:author="clifford beta" w:date="2018-02-06T13:52:00Z">
          <w:pPr/>
        </w:pPrChange>
      </w:pPr>
      <w:ins w:id="573" w:author="Guest User" w:date="2018-02-06T10:36:00Z">
        <w:del w:id="574" w:author="clifford beta" w:date="2018-02-06T13:52:00Z">
          <w:r w:rsidRPr="71280536" w:rsidDel="008D2C13">
            <w:rPr>
              <w:rFonts w:eastAsia="Times New Roman"/>
              <w:rPrChange w:id="575" w:author="Guest User" w:date="2018-02-06T10:36:00Z">
                <w:rPr/>
              </w:rPrChange>
            </w:rPr>
            <w:delText xml:space="preserve">                                         rn = r - a ρn . r</w:delText>
          </w:r>
        </w:del>
      </w:ins>
    </w:p>
    <w:p w14:paraId="03A5C30E" w14:textId="74C51D68" w:rsidR="00354541" w:rsidDel="008D2C13" w:rsidRDefault="71280536">
      <w:pPr>
        <w:pStyle w:val="Heading2"/>
        <w:rPr>
          <w:ins w:id="576" w:author="Guest User" w:date="2018-02-06T10:36:00Z"/>
          <w:del w:id="577" w:author="clifford beta" w:date="2018-02-06T13:52:00Z"/>
        </w:rPr>
        <w:pPrChange w:id="578" w:author="clifford beta" w:date="2018-02-06T13:52:00Z">
          <w:pPr/>
        </w:pPrChange>
      </w:pPr>
      <w:ins w:id="579" w:author="Guest User" w:date="2018-02-06T10:36:00Z">
        <w:del w:id="580" w:author="clifford beta" w:date="2018-02-06T13:52:00Z">
          <w:r w:rsidRPr="71280536" w:rsidDel="008D2C13">
            <w:rPr>
              <w:rFonts w:eastAsia="Times New Roman"/>
              <w:rPrChange w:id="581" w:author="Guest User" w:date="2018-02-06T10:36:00Z">
                <w:rPr/>
              </w:rPrChange>
            </w:rPr>
            <w:delText>with</w:delText>
          </w:r>
        </w:del>
      </w:ins>
    </w:p>
    <w:p w14:paraId="2A55F111" w14:textId="0BA012B5" w:rsidR="00354541" w:rsidDel="008D2C13" w:rsidRDefault="71280536">
      <w:pPr>
        <w:pStyle w:val="Heading2"/>
        <w:rPr>
          <w:ins w:id="582" w:author="Guest User" w:date="2018-02-06T10:36:00Z"/>
          <w:del w:id="583" w:author="clifford beta" w:date="2018-02-06T13:52:00Z"/>
        </w:rPr>
        <w:pPrChange w:id="584" w:author="clifford beta" w:date="2018-02-06T13:52:00Z">
          <w:pPr/>
        </w:pPrChange>
      </w:pPr>
      <w:ins w:id="585" w:author="Guest User" w:date="2018-02-06T10:36:00Z">
        <w:del w:id="586" w:author="clifford beta" w:date="2018-02-06T13:52:00Z">
          <w:r w:rsidRPr="71280536" w:rsidDel="008D2C13">
            <w:rPr>
              <w:rFonts w:eastAsia="Times New Roman"/>
              <w:rPrChange w:id="587"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8" w:author="Guest User" w:date="2018-02-06T10:36:00Z"/>
          <w:del w:id="589" w:author="clifford beta" w:date="2018-02-06T13:52:00Z"/>
        </w:rPr>
        <w:pPrChange w:id="590" w:author="clifford beta" w:date="2018-02-06T13:52:00Z">
          <w:pPr/>
        </w:pPrChange>
      </w:pPr>
      <w:ins w:id="591" w:author="Guest User" w:date="2018-02-06T10:36:00Z">
        <w:del w:id="592" w:author="clifford beta" w:date="2018-02-06T13:52:00Z">
          <w:r w:rsidRPr="71280536" w:rsidDel="008D2C13">
            <w:rPr>
              <w:rFonts w:eastAsia="Times New Roman"/>
              <w:rPrChange w:id="593"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4" w:author="Guest User" w:date="2018-02-06T10:36:00Z"/>
          <w:del w:id="595" w:author="clifford beta" w:date="2018-02-06T13:52:00Z"/>
        </w:rPr>
        <w:pPrChange w:id="596" w:author="clifford beta" w:date="2018-02-06T13:52:00Z">
          <w:pPr/>
        </w:pPrChange>
      </w:pPr>
      <w:ins w:id="597" w:author="Guest User" w:date="2018-02-06T10:36:00Z">
        <w:del w:id="598" w:author="clifford beta" w:date="2018-02-06T13:52:00Z">
          <w:r w:rsidRPr="71280536" w:rsidDel="008D2C13">
            <w:rPr>
              <w:rFonts w:eastAsia="Times New Roman"/>
              <w:rPrChange w:id="599" w:author="Guest User" w:date="2018-02-06T10:36:00Z">
                <w:rPr/>
              </w:rPrChange>
            </w:rPr>
            <w:delText>With some effort, it can be shown that</w:delText>
          </w:r>
        </w:del>
      </w:ins>
    </w:p>
    <w:p w14:paraId="6E3C28C3" w14:textId="53692CA1" w:rsidR="00354541" w:rsidDel="008D2C13" w:rsidRDefault="71280536">
      <w:pPr>
        <w:pStyle w:val="Heading2"/>
        <w:rPr>
          <w:ins w:id="600" w:author="Guest User" w:date="2018-02-06T10:36:00Z"/>
          <w:del w:id="601" w:author="clifford beta" w:date="2018-02-06T13:52:00Z"/>
        </w:rPr>
        <w:pPrChange w:id="602" w:author="clifford beta" w:date="2018-02-06T13:52:00Z">
          <w:pPr/>
        </w:pPrChange>
      </w:pPr>
      <w:ins w:id="603" w:author="Guest User" w:date="2018-02-06T10:36:00Z">
        <w:del w:id="604" w:author="clifford beta" w:date="2018-02-06T13:52:00Z">
          <w:r w:rsidRPr="71280536" w:rsidDel="008D2C13">
            <w:rPr>
              <w:rFonts w:eastAsia="Times New Roman"/>
              <w:rPrChange w:id="605" w:author="Guest User" w:date="2018-02-06T10:36:00Z">
                <w:rPr/>
              </w:rPrChange>
            </w:rPr>
            <w:delText xml:space="preserve">             AF =∑_(n=1)^N▒</w:delText>
          </w:r>
          <w:r w:rsidRPr="71280536" w:rsidDel="008D2C13">
            <w:rPr>
              <w:rFonts w:ascii="MS Mincho" w:eastAsia="MS Mincho" w:hAnsi="MS Mincho" w:cs="MS Mincho" w:hint="eastAsia"/>
              <w:rPrChange w:id="606" w:author="Guest User" w:date="2018-02-06T10:36:00Z">
                <w:rPr>
                  <w:rFonts w:hint="eastAsia"/>
                </w:rPr>
              </w:rPrChange>
            </w:rPr>
            <w:delText>〖</w:delText>
          </w:r>
          <w:r w:rsidRPr="71280536" w:rsidDel="008D2C13">
            <w:rPr>
              <w:rFonts w:eastAsia="Times New Roman"/>
              <w:rPrChange w:id="607" w:author="Guest User" w:date="2018-02-06T10:36:00Z">
                <w:rPr/>
              </w:rPrChange>
            </w:rPr>
            <w:delText>ὼ            AF =∑_</w:delText>
          </w:r>
          <w:r w:rsidRPr="71280536" w:rsidDel="008D2C13">
            <w:rPr>
              <w:rFonts w:ascii="MS Mincho" w:eastAsia="MS Mincho" w:hAnsi="MS Mincho" w:cs="MS Mincho" w:hint="eastAsia"/>
              <w:rPrChange w:id="608" w:author="Guest User" w:date="2018-02-06T10:36:00Z">
                <w:rPr>
                  <w:rFonts w:hint="eastAsia"/>
                </w:rPr>
              </w:rPrChange>
            </w:rPr>
            <w:delText>〗</w:delText>
          </w:r>
          <w:r w:rsidRPr="71280536" w:rsidDel="008D2C13">
            <w:rPr>
              <w:rFonts w:eastAsia="Times New Roman"/>
              <w:rPrChange w:id="609" w:author="Guest User" w:date="2018-02-06T10:36:00Z">
                <w:rPr/>
              </w:rPrChange>
            </w:rPr>
            <w:delText xml:space="preserve"> = ∑_(n=1)^N▒</w:delText>
          </w:r>
          <w:r w:rsidRPr="71280536" w:rsidDel="008D2C13">
            <w:rPr>
              <w:rFonts w:ascii="MS Mincho" w:eastAsia="MS Mincho" w:hAnsi="MS Mincho" w:cs="MS Mincho" w:hint="eastAsia"/>
              <w:rPrChange w:id="610" w:author="Guest User" w:date="2018-02-06T10:36:00Z">
                <w:rPr>
                  <w:rFonts w:hint="eastAsia"/>
                </w:rPr>
              </w:rPrChange>
            </w:rPr>
            <w:delText>〖</w:delText>
          </w:r>
          <w:r w:rsidRPr="71280536" w:rsidDel="008D2C13">
            <w:rPr>
              <w:rFonts w:eastAsia="Times New Roman"/>
              <w:rPrChange w:id="611" w:author="Guest User" w:date="2018-02-06T10:36:00Z">
                <w:rPr/>
              </w:rPrChange>
            </w:rPr>
            <w:delText>ὼ=</w:delText>
          </w:r>
          <w:r w:rsidRPr="71280536" w:rsidDel="008D2C13">
            <w:rPr>
              <w:rFonts w:ascii="MS Mincho" w:eastAsia="MS Mincho" w:hAnsi="MS Mincho" w:cs="MS Mincho" w:hint="eastAsia"/>
              <w:rPrChange w:id="612" w:author="Guest User" w:date="2018-02-06T10:36:00Z">
                <w:rPr>
                  <w:rFonts w:hint="eastAsia"/>
                </w:rPr>
              </w:rPrChange>
            </w:rPr>
            <w:delText>〗</w:delText>
          </w:r>
          <w:r w:rsidRPr="71280536" w:rsidDel="008D2C13">
            <w:rPr>
              <w:rFonts w:eastAsia="Times New Roman"/>
              <w:rPrChange w:id="613" w:author="Guest User" w:date="2018-02-06T10:36:00Z">
                <w:rPr/>
              </w:rPrChange>
            </w:rPr>
            <w:delText>^(-j(kasinƟ cos()) (n=1)^N▒ sh</w:delText>
          </w:r>
        </w:del>
      </w:ins>
    </w:p>
    <w:p w14:paraId="256B646C" w14:textId="6E1AEA82" w:rsidR="00354541" w:rsidDel="008D2C13" w:rsidRDefault="71280536">
      <w:pPr>
        <w:pStyle w:val="Heading2"/>
        <w:rPr>
          <w:ins w:id="614" w:author="Guest User" w:date="2018-02-06T10:36:00Z"/>
          <w:del w:id="615" w:author="clifford beta" w:date="2018-02-06T13:52:00Z"/>
        </w:rPr>
        <w:pPrChange w:id="616" w:author="clifford beta" w:date="2018-02-06T13:52:00Z">
          <w:pPr/>
        </w:pPrChange>
      </w:pPr>
      <w:ins w:id="617" w:author="Guest User" w:date="2018-02-06T10:36:00Z">
        <w:del w:id="618" w:author="clifford beta" w:date="2018-02-06T13:52:00Z">
          <w:r w:rsidRPr="71280536" w:rsidDel="008D2C13">
            <w:rPr>
              <w:rFonts w:eastAsia="Times New Roman"/>
              <w:rPrChange w:id="619" w:author="Guest User" w:date="2018-02-06T10:36:00Z">
                <w:rPr/>
              </w:rPrChange>
            </w:rPr>
            <w:delText>Where</w:delText>
          </w:r>
        </w:del>
      </w:ins>
    </w:p>
    <w:p w14:paraId="14209E51" w14:textId="300FB6B6" w:rsidR="00354541" w:rsidDel="008D2C13" w:rsidRDefault="71280536">
      <w:pPr>
        <w:pStyle w:val="Heading2"/>
        <w:rPr>
          <w:ins w:id="620" w:author="Guest User" w:date="2018-02-06T10:36:00Z"/>
          <w:del w:id="621" w:author="clifford beta" w:date="2018-02-06T13:52:00Z"/>
        </w:rPr>
        <w:pPrChange w:id="622" w:author="clifford beta" w:date="2018-02-06T13:52:00Z">
          <w:pPr/>
        </w:pPrChange>
      </w:pPr>
      <w:ins w:id="623" w:author="Guest User" w:date="2018-02-06T10:36:00Z">
        <w:del w:id="624" w:author="clifford beta" w:date="2018-02-06T13:52:00Z">
          <w:r w:rsidRPr="71280536" w:rsidDel="008D2C13">
            <w:rPr>
              <w:rFonts w:eastAsia="Times New Roman"/>
              <w:rPrChange w:id="625"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6" w:author="Guest User" w:date="2018-02-06T10:36:00Z"/>
          <w:del w:id="627" w:author="clifford beta" w:date="2018-02-06T13:52:00Z"/>
        </w:rPr>
        <w:pPrChange w:id="628" w:author="clifford beta" w:date="2018-02-06T13:52:00Z">
          <w:pPr/>
        </w:pPrChange>
      </w:pPr>
    </w:p>
    <w:p w14:paraId="1E15AB97" w14:textId="084D08A5" w:rsidR="00354541" w:rsidDel="008D2C13" w:rsidRDefault="00354541">
      <w:pPr>
        <w:pStyle w:val="Heading2"/>
        <w:rPr>
          <w:ins w:id="629" w:author="Guest User" w:date="2018-02-06T10:36:00Z"/>
          <w:del w:id="630" w:author="clifford beta" w:date="2018-02-06T13:52:00Z"/>
        </w:rPr>
        <w:pPrChange w:id="631" w:author="clifford beta" w:date="2018-02-06T13:52:00Z">
          <w:pPr/>
        </w:pPrChange>
      </w:pPr>
    </w:p>
    <w:p w14:paraId="76D671A9" w14:textId="5F38B335" w:rsidR="00354541" w:rsidDel="008D2C13" w:rsidRDefault="71280536">
      <w:pPr>
        <w:pStyle w:val="Heading2"/>
        <w:rPr>
          <w:ins w:id="632" w:author="Guest User" w:date="2018-02-06T10:36:00Z"/>
          <w:del w:id="633" w:author="clifford beta" w:date="2018-02-06T13:52:00Z"/>
        </w:rPr>
        <w:pPrChange w:id="634" w:author="clifford beta" w:date="2018-02-06T13:52:00Z">
          <w:pPr/>
        </w:pPrChange>
      </w:pPr>
      <w:ins w:id="635" w:author="Guest User" w:date="2018-02-06T10:36:00Z">
        <w:del w:id="636" w:author="clifford beta" w:date="2018-02-06T13:52:00Z">
          <w:r w:rsidRPr="71280536" w:rsidDel="008D2C13">
            <w:rPr>
              <w:rFonts w:eastAsia="Times New Roman"/>
              <w:rPrChange w:id="637" w:author="Guest User" w:date="2018-02-06T10:36:00Z">
                <w:rPr/>
              </w:rPrChange>
            </w:rPr>
            <w:delText xml:space="preserve">   </w:delText>
          </w:r>
        </w:del>
      </w:ins>
    </w:p>
    <w:p w14:paraId="065F63BB" w14:textId="38232996" w:rsidR="00354541" w:rsidDel="008D2C13" w:rsidRDefault="71280536">
      <w:pPr>
        <w:pStyle w:val="Heading2"/>
        <w:rPr>
          <w:ins w:id="638" w:author="Guest User" w:date="2018-02-06T10:36:00Z"/>
          <w:del w:id="639" w:author="clifford beta" w:date="2018-02-06T13:52:00Z"/>
        </w:rPr>
        <w:pPrChange w:id="640" w:author="clifford beta" w:date="2018-02-06T13:52:00Z">
          <w:pPr/>
        </w:pPrChange>
      </w:pPr>
      <w:ins w:id="641" w:author="Guest User" w:date="2018-02-06T10:36:00Z">
        <w:del w:id="642" w:author="clifford beta" w:date="2018-02-06T13:52:00Z">
          <w:r w:rsidRPr="71280536" w:rsidDel="008D2C13">
            <w:rPr>
              <w:rFonts w:eastAsia="Times New Roman"/>
              <w:rPrChange w:id="643" w:author="Guest User" w:date="2018-02-06T10:36:00Z">
                <w:rPr/>
              </w:rPrChange>
            </w:rPr>
            <w:delText xml:space="preserve"> Beamsteered Circular Arrays</w:delText>
          </w:r>
        </w:del>
      </w:ins>
    </w:p>
    <w:p w14:paraId="02862648" w14:textId="4FECF36E" w:rsidR="00354541" w:rsidDel="008D2C13" w:rsidRDefault="71280536">
      <w:pPr>
        <w:pStyle w:val="Heading2"/>
        <w:rPr>
          <w:ins w:id="644" w:author="Guest User" w:date="2018-02-06T10:36:00Z"/>
          <w:del w:id="645" w:author="clifford beta" w:date="2018-02-06T13:52:00Z"/>
        </w:rPr>
        <w:pPrChange w:id="646" w:author="clifford beta" w:date="2018-02-06T13:52:00Z">
          <w:pPr/>
        </w:pPrChange>
      </w:pPr>
      <w:ins w:id="647" w:author="Guest User" w:date="2018-02-06T10:36:00Z">
        <w:del w:id="648" w:author="clifford beta" w:date="2018-02-06T13:52:00Z">
          <w:r w:rsidRPr="71280536" w:rsidDel="008D2C13">
            <w:rPr>
              <w:rFonts w:eastAsia="Times New Roman"/>
              <w:rPrChange w:id="649"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50" w:author="Guest User" w:date="2018-02-06T10:36:00Z"/>
          <w:del w:id="651" w:author="clifford beta" w:date="2018-02-06T13:52:00Z"/>
        </w:rPr>
        <w:pPrChange w:id="652" w:author="clifford beta" w:date="2018-02-06T13:52:00Z">
          <w:pPr/>
        </w:pPrChange>
      </w:pPr>
    </w:p>
    <w:p w14:paraId="1438A2BC" w14:textId="4C0E7FB7" w:rsidR="00354541" w:rsidDel="008D2C13" w:rsidRDefault="00354541">
      <w:pPr>
        <w:pStyle w:val="Heading2"/>
        <w:rPr>
          <w:ins w:id="653" w:author="Guest User" w:date="2018-02-06T10:36:00Z"/>
          <w:del w:id="654" w:author="clifford beta" w:date="2018-02-06T13:52:00Z"/>
        </w:rPr>
        <w:pPrChange w:id="655" w:author="clifford beta" w:date="2018-02-06T13:52:00Z">
          <w:pPr/>
        </w:pPrChange>
      </w:pPr>
    </w:p>
    <w:p w14:paraId="63C7FE94" w14:textId="55D750E9" w:rsidR="00354541" w:rsidDel="008D2C13" w:rsidRDefault="71280536">
      <w:pPr>
        <w:pStyle w:val="Heading2"/>
        <w:rPr>
          <w:ins w:id="656" w:author="Guest User" w:date="2018-02-06T10:36:00Z"/>
          <w:del w:id="657" w:author="clifford beta" w:date="2018-02-06T13:52:00Z"/>
        </w:rPr>
        <w:pPrChange w:id="658" w:author="clifford beta" w:date="2018-02-06T13:52:00Z">
          <w:pPr/>
        </w:pPrChange>
      </w:pPr>
      <w:ins w:id="659" w:author="Guest User" w:date="2018-02-06T10:36:00Z">
        <w:del w:id="660" w:author="clifford beta" w:date="2018-02-06T13:52:00Z">
          <w:r w:rsidRPr="71280536" w:rsidDel="008D2C13">
            <w:rPr>
              <w:rFonts w:eastAsia="Times New Roman"/>
              <w:rPrChange w:id="661" w:author="Guest User" w:date="2018-02-06T10:36:00Z">
                <w:rPr/>
              </w:rPrChange>
            </w:rPr>
            <w:delText xml:space="preserve">                  AF = ∑_(n=1)^N▒</w:delText>
          </w:r>
          <w:r w:rsidRPr="71280536" w:rsidDel="008D2C13">
            <w:rPr>
              <w:rFonts w:ascii="MS Mincho" w:eastAsia="MS Mincho" w:hAnsi="MS Mincho" w:cs="MS Mincho" w:hint="eastAsia"/>
              <w:rPrChange w:id="662" w:author="Guest User" w:date="2018-02-06T10:36:00Z">
                <w:rPr>
                  <w:rFonts w:hint="eastAsia"/>
                </w:rPr>
              </w:rPrChange>
            </w:rPr>
            <w:delText>〖</w:delText>
          </w:r>
          <w:r w:rsidRPr="71280536" w:rsidDel="008D2C13">
            <w:rPr>
              <w:rFonts w:eastAsia="Times New Roman"/>
              <w:rPrChange w:id="663" w:author="Guest User" w:date="2018-02-06T10:36:00Z">
                <w:rPr/>
              </w:rPrChange>
            </w:rPr>
            <w:delText xml:space="preserve">ὼ </w:delText>
          </w:r>
          <w:r w:rsidRPr="71280536" w:rsidDel="008D2C13">
            <w:rPr>
              <w:rFonts w:ascii="MS Mincho" w:eastAsia="MS Mincho" w:hAnsi="MS Mincho" w:cs="MS Mincho" w:hint="eastAsia"/>
              <w:rPrChange w:id="664" w:author="Guest User" w:date="2018-02-06T10:36:00Z">
                <w:rPr>
                  <w:rFonts w:hint="eastAsia"/>
                </w:rPr>
              </w:rPrChange>
            </w:rPr>
            <w:delText>〗</w:delText>
          </w:r>
          <w:r w:rsidRPr="71280536" w:rsidDel="008D2C13">
            <w:rPr>
              <w:rFonts w:eastAsia="Times New Roman"/>
              <w:rPrChange w:id="665" w:author="Guest User" w:date="2018-02-06T10:36:00Z">
                <w:rPr/>
              </w:rPrChange>
            </w:rPr>
            <w:delText>^(-j(ka[sinƟ cos( AF = ∑_(n=1)^N▒ys i - dentic</w:delText>
          </w:r>
        </w:del>
      </w:ins>
    </w:p>
    <w:p w14:paraId="113538BB" w14:textId="46157777" w:rsidR="00354541" w:rsidDel="008D2C13" w:rsidRDefault="71280536">
      <w:pPr>
        <w:pStyle w:val="Heading2"/>
        <w:rPr>
          <w:ins w:id="666" w:author="Guest User" w:date="2018-02-06T10:36:00Z"/>
          <w:del w:id="667" w:author="clifford beta" w:date="2018-02-06T13:52:00Z"/>
        </w:rPr>
        <w:pPrChange w:id="668" w:author="clifford beta" w:date="2018-02-06T13:52:00Z">
          <w:pPr/>
        </w:pPrChange>
      </w:pPr>
      <w:ins w:id="669" w:author="Guest User" w:date="2018-02-06T10:36:00Z">
        <w:del w:id="670" w:author="clifford beta" w:date="2018-02-06T13:52:00Z">
          <w:r w:rsidRPr="71280536" w:rsidDel="008D2C13">
            <w:rPr>
              <w:rFonts w:eastAsia="Times New Roman"/>
              <w:rPrChange w:id="671"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72" w:author="Guest User" w:date="2018-02-06T10:36:00Z"/>
          <w:del w:id="673" w:author="clifford beta" w:date="2018-02-06T13:52:00Z"/>
        </w:rPr>
        <w:pPrChange w:id="674" w:author="clifford beta" w:date="2018-02-06T13:52:00Z">
          <w:pPr/>
        </w:pPrChange>
      </w:pPr>
    </w:p>
    <w:p w14:paraId="2CB48967" w14:textId="2AC23346" w:rsidR="00354541" w:rsidDel="008D2C13" w:rsidRDefault="00354541">
      <w:pPr>
        <w:pStyle w:val="Heading2"/>
        <w:rPr>
          <w:ins w:id="675" w:author="Guest User" w:date="2018-02-06T10:36:00Z"/>
          <w:del w:id="676" w:author="clifford beta" w:date="2018-02-06T13:52:00Z"/>
        </w:rPr>
        <w:pPrChange w:id="677" w:author="clifford beta" w:date="2018-02-06T13:52:00Z">
          <w:pPr/>
        </w:pPrChange>
      </w:pPr>
    </w:p>
    <w:p w14:paraId="30E325D5" w14:textId="67AE3978" w:rsidR="00354541" w:rsidDel="008D2C13" w:rsidRDefault="71280536">
      <w:pPr>
        <w:pStyle w:val="Heading2"/>
        <w:rPr>
          <w:ins w:id="678" w:author="Guest User" w:date="2018-02-06T10:36:00Z"/>
          <w:del w:id="679" w:author="clifford beta" w:date="2018-02-06T13:52:00Z"/>
        </w:rPr>
        <w:pPrChange w:id="680" w:author="clifford beta" w:date="2018-02-06T13:52:00Z">
          <w:pPr/>
        </w:pPrChange>
      </w:pPr>
      <w:ins w:id="681" w:author="Guest User" w:date="2018-02-06T10:36:00Z">
        <w:del w:id="682" w:author="clifford beta" w:date="2018-02-06T13:52:00Z">
          <w:r w:rsidRPr="71280536" w:rsidDel="008D2C13">
            <w:rPr>
              <w:rFonts w:eastAsia="Times New Roman"/>
              <w:rPrChange w:id="683" w:author="Guest User" w:date="2018-02-06T10:36:00Z">
                <w:rPr/>
              </w:rPrChange>
            </w:rPr>
            <w:delText xml:space="preserve"> </w:delText>
          </w:r>
        </w:del>
      </w:ins>
    </w:p>
    <w:p w14:paraId="2CEC85AF" w14:textId="1D0459FE" w:rsidR="00354541" w:rsidDel="008D2C13" w:rsidRDefault="71280536">
      <w:pPr>
        <w:pStyle w:val="Heading2"/>
        <w:rPr>
          <w:ins w:id="684" w:author="Guest User" w:date="2018-02-06T10:36:00Z"/>
          <w:del w:id="685" w:author="clifford beta" w:date="2018-02-06T13:52:00Z"/>
        </w:rPr>
        <w:pPrChange w:id="686" w:author="clifford beta" w:date="2018-02-06T13:52:00Z">
          <w:pPr/>
        </w:pPrChange>
      </w:pPr>
      <w:ins w:id="687" w:author="Guest User" w:date="2018-02-06T10:36:00Z">
        <w:del w:id="688" w:author="clifford beta" w:date="2018-02-06T13:52:00Z">
          <w:r w:rsidRPr="71280536" w:rsidDel="008D2C13">
            <w:rPr>
              <w:rFonts w:eastAsia="Times New Roman"/>
              <w:rPrChange w:id="689"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90" w:author="Guest User" w:date="2018-02-06T10:36:00Z"/>
          <w:del w:id="691" w:author="clifford beta" w:date="2018-02-06T13:52:00Z"/>
        </w:rPr>
        <w:pPrChange w:id="692" w:author="clifford beta" w:date="2018-02-06T13:52:00Z">
          <w:pPr/>
        </w:pPrChange>
      </w:pPr>
      <w:ins w:id="693" w:author="Guest User" w:date="2018-02-06T10:36:00Z">
        <w:del w:id="694" w:author="clifford beta" w:date="2018-02-06T13:52:00Z">
          <w:r w:rsidRPr="71280536" w:rsidDel="008D2C13">
            <w:rPr>
              <w:rFonts w:eastAsia="Times New Roman"/>
              <w:rPrChange w:id="695" w:author="Guest User" w:date="2018-02-06T10:36:00Z">
                <w:rPr/>
              </w:rPrChange>
            </w:rPr>
            <w:delText>elements (C∕λ = ka = 10).</w:delText>
          </w:r>
        </w:del>
      </w:ins>
    </w:p>
    <w:p w14:paraId="7DF4C75F" w14:textId="62C3E66E" w:rsidR="00354541" w:rsidDel="008D2C13" w:rsidRDefault="71280536">
      <w:pPr>
        <w:pStyle w:val="Heading2"/>
        <w:rPr>
          <w:ins w:id="696" w:author="Guest User" w:date="2018-02-06T10:36:00Z"/>
          <w:del w:id="697" w:author="clifford beta" w:date="2018-02-06T13:52:00Z"/>
        </w:rPr>
        <w:pPrChange w:id="698" w:author="clifford beta" w:date="2018-02-06T13:52:00Z">
          <w:pPr/>
        </w:pPrChange>
      </w:pPr>
      <w:ins w:id="699" w:author="Guest User" w:date="2018-02-06T10:36:00Z">
        <w:del w:id="700" w:author="clifford beta" w:date="2018-02-06T13:52:00Z">
          <w:r w:rsidRPr="71280536" w:rsidDel="008D2C13">
            <w:rPr>
              <w:rFonts w:eastAsia="Times New Roman"/>
              <w:rPrChange w:id="701" w:author="Guest User" w:date="2018-02-06T10:36:00Z">
                <w:rPr/>
              </w:rPrChange>
            </w:rPr>
            <w:delText xml:space="preserve">                                                  </w:delText>
          </w:r>
        </w:del>
      </w:ins>
    </w:p>
    <w:p w14:paraId="071CC8A6" w14:textId="162E9FBA" w:rsidR="00354541" w:rsidDel="008D2C13" w:rsidRDefault="71280536">
      <w:pPr>
        <w:pStyle w:val="Heading2"/>
        <w:rPr>
          <w:ins w:id="702" w:author="Guest User" w:date="2018-02-06T10:36:00Z"/>
          <w:del w:id="703" w:author="clifford beta" w:date="2018-02-06T13:52:00Z"/>
        </w:rPr>
        <w:pPrChange w:id="704" w:author="clifford beta" w:date="2018-02-06T13:52:00Z">
          <w:pPr/>
        </w:pPrChange>
      </w:pPr>
      <w:ins w:id="705" w:author="Guest User" w:date="2018-02-06T10:36:00Z">
        <w:del w:id="706" w:author="clifford beta" w:date="2018-02-06T13:52:00Z">
          <w:r w:rsidRPr="71280536" w:rsidDel="008D2C13">
            <w:rPr>
              <w:rFonts w:eastAsia="Times New Roman"/>
              <w:rPrChange w:id="707"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8" w:author="Guest User" w:date="2018-02-06T10:36:00Z"/>
          <w:del w:id="709" w:author="clifford beta" w:date="2018-02-06T13:52:00Z"/>
        </w:rPr>
        <w:pPrChange w:id="710" w:author="clifford beta" w:date="2018-02-06T13:52:00Z">
          <w:pPr/>
        </w:pPrChange>
      </w:pPr>
      <w:ins w:id="711" w:author="Guest User" w:date="2018-02-06T10:36:00Z">
        <w:del w:id="712" w:author="clifford beta" w:date="2018-02-06T13:52:00Z">
          <w:r w:rsidRPr="71280536" w:rsidDel="008D2C13">
            <w:rPr>
              <w:rFonts w:eastAsia="Times New Roman"/>
              <w:rPrChange w:id="713" w:author="Guest User" w:date="2018-02-06T10:36:00Z">
                <w:rPr/>
              </w:rPrChange>
            </w:rPr>
            <w:delText>Rectangular Planar Arrays</w:delText>
          </w:r>
        </w:del>
      </w:ins>
    </w:p>
    <w:p w14:paraId="47F37F39" w14:textId="4FCF6228" w:rsidR="00354541" w:rsidDel="008D2C13" w:rsidRDefault="71280536">
      <w:pPr>
        <w:pStyle w:val="Heading2"/>
        <w:rPr>
          <w:ins w:id="714" w:author="Guest User" w:date="2018-02-06T10:36:00Z"/>
          <w:del w:id="715" w:author="clifford beta" w:date="2018-02-06T13:52:00Z"/>
        </w:rPr>
        <w:pPrChange w:id="716" w:author="clifford beta" w:date="2018-02-06T13:52:00Z">
          <w:pPr/>
        </w:pPrChange>
      </w:pPr>
      <w:ins w:id="717" w:author="Guest User" w:date="2018-02-06T10:36:00Z">
        <w:del w:id="718" w:author="clifford beta" w:date="2018-02-06T13:52:00Z">
          <w:r w:rsidRPr="71280536" w:rsidDel="008D2C13">
            <w:rPr>
              <w:rFonts w:eastAsia="Times New Roman"/>
              <w:rPrChange w:id="719"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20" w:author="Guest User" w:date="2018-02-06T10:36:00Z"/>
          <w:del w:id="721" w:author="clifford beta" w:date="2018-02-06T13:52:00Z"/>
        </w:rPr>
        <w:pPrChange w:id="722" w:author="clifford beta" w:date="2018-02-06T13:52:00Z">
          <w:pPr/>
        </w:pPrChange>
      </w:pPr>
      <w:ins w:id="723" w:author="Guest User" w:date="2018-02-06T10:36:00Z">
        <w:del w:id="724" w:author="clifford beta" w:date="2018-02-06T13:52:00Z">
          <w:r w:rsidRPr="71280536" w:rsidDel="008D2C13">
            <w:rPr>
              <w:rFonts w:eastAsia="Times New Roman"/>
              <w:rPrChange w:id="725" w:author="Guest User" w:date="2018-02-06T10:36:00Z">
                <w:rPr/>
              </w:rPrChange>
            </w:rPr>
            <w:delText xml:space="preserve"> </w:delText>
          </w:r>
        </w:del>
      </w:ins>
    </w:p>
    <w:p w14:paraId="4662FEDF" w14:textId="7D1F13B0" w:rsidR="00354541" w:rsidDel="008D2C13" w:rsidRDefault="00354541">
      <w:pPr>
        <w:pStyle w:val="Heading2"/>
        <w:rPr>
          <w:ins w:id="726" w:author="Guest User" w:date="2018-02-06T10:36:00Z"/>
          <w:del w:id="727" w:author="clifford beta" w:date="2018-02-06T13:52:00Z"/>
        </w:rPr>
        <w:pPrChange w:id="728" w:author="clifford beta" w:date="2018-02-06T13:52:00Z">
          <w:pPr/>
        </w:pPrChange>
      </w:pPr>
    </w:p>
    <w:p w14:paraId="3DA6E1A0" w14:textId="2C4335FC" w:rsidR="00354541" w:rsidDel="008D2C13" w:rsidRDefault="00354541">
      <w:pPr>
        <w:pStyle w:val="Heading2"/>
        <w:rPr>
          <w:ins w:id="729" w:author="Guest User" w:date="2018-02-06T10:36:00Z"/>
          <w:del w:id="730" w:author="clifford beta" w:date="2018-02-06T13:52:00Z"/>
        </w:rPr>
        <w:pPrChange w:id="731" w:author="clifford beta" w:date="2018-02-06T13:52:00Z">
          <w:pPr/>
        </w:pPrChange>
      </w:pPr>
    </w:p>
    <w:p w14:paraId="0227E001" w14:textId="297ABF84" w:rsidR="00354541" w:rsidDel="008D2C13" w:rsidRDefault="00354541">
      <w:pPr>
        <w:pStyle w:val="Heading2"/>
        <w:rPr>
          <w:ins w:id="732" w:author="Guest User" w:date="2018-02-06T10:36:00Z"/>
          <w:del w:id="733" w:author="clifford beta" w:date="2018-02-06T13:52:00Z"/>
        </w:rPr>
        <w:pPrChange w:id="734" w:author="clifford beta" w:date="2018-02-06T13:52:00Z">
          <w:pPr/>
        </w:pPrChange>
      </w:pPr>
    </w:p>
    <w:p w14:paraId="72D796E1" w14:textId="651202EB" w:rsidR="00354541" w:rsidDel="008D2C13" w:rsidRDefault="00354541">
      <w:pPr>
        <w:pStyle w:val="Heading2"/>
        <w:rPr>
          <w:ins w:id="735" w:author="Guest User" w:date="2018-02-06T10:36:00Z"/>
          <w:del w:id="736" w:author="clifford beta" w:date="2018-02-06T13:52:00Z"/>
        </w:rPr>
        <w:pPrChange w:id="737" w:author="clifford beta" w:date="2018-02-06T13:52:00Z">
          <w:pPr/>
        </w:pPrChange>
      </w:pPr>
    </w:p>
    <w:p w14:paraId="4B181A89" w14:textId="7B5EABD5" w:rsidR="00354541" w:rsidDel="008D2C13" w:rsidRDefault="71280536">
      <w:pPr>
        <w:pStyle w:val="Heading2"/>
        <w:rPr>
          <w:ins w:id="738" w:author="Guest User" w:date="2018-02-06T10:36:00Z"/>
          <w:del w:id="739" w:author="clifford beta" w:date="2018-02-06T13:52:00Z"/>
        </w:rPr>
        <w:pPrChange w:id="740" w:author="clifford beta" w:date="2018-02-06T13:52:00Z">
          <w:pPr/>
        </w:pPrChange>
      </w:pPr>
      <w:ins w:id="741" w:author="Guest User" w:date="2018-02-06T10:36:00Z">
        <w:del w:id="742" w:author="clifford beta" w:date="2018-02-06T13:52:00Z">
          <w:r w:rsidRPr="71280536" w:rsidDel="008D2C13">
            <w:rPr>
              <w:rFonts w:eastAsia="Times New Roman"/>
              <w:rPrChange w:id="743" w:author="Guest User" w:date="2018-02-06T10:36:00Z">
                <w:rPr/>
              </w:rPrChange>
            </w:rPr>
            <w:delText xml:space="preserve">     AF=AF_x  .AF_y=∑_(m=1)^M▒</w:delText>
          </w:r>
          <w:r w:rsidRPr="71280536" w:rsidDel="008D2C13">
            <w:rPr>
              <w:rFonts w:ascii="MS Mincho" w:eastAsia="MS Mincho" w:hAnsi="MS Mincho" w:cs="MS Mincho" w:hint="eastAsia"/>
              <w:rPrChange w:id="744" w:author="Guest User" w:date="2018-02-06T10:36:00Z">
                <w:rPr>
                  <w:rFonts w:hint="eastAsia"/>
                </w:rPr>
              </w:rPrChange>
            </w:rPr>
            <w:delText>〖</w:delText>
          </w:r>
          <w:r w:rsidRPr="71280536" w:rsidDel="008D2C13">
            <w:rPr>
              <w:rFonts w:eastAsia="Times New Roman"/>
              <w:rPrChange w:id="745" w:author="Guest User" w:date="2018-02-06T10:36:00Z">
                <w:rPr/>
              </w:rPrChange>
            </w:rPr>
            <w:delText>a_m e^(j(m-1)(kd_x sinθcos)^M▒y mo</w:delText>
          </w:r>
          <w:r w:rsidRPr="71280536" w:rsidDel="008D2C13">
            <w:rPr>
              <w:rFonts w:ascii="MS Mincho" w:eastAsia="MS Mincho" w:hAnsi="MS Mincho" w:cs="MS Mincho" w:hint="eastAsia"/>
              <w:rPrChange w:id="746" w:author="Guest User" w:date="2018-02-06T10:36:00Z">
                <w:rPr>
                  <w:rFonts w:hint="eastAsia"/>
                </w:rPr>
              </w:rPrChange>
            </w:rPr>
            <w:delText>〗</w:delText>
          </w:r>
          <w:r w:rsidRPr="71280536" w:rsidDel="008D2C13">
            <w:rPr>
              <w:rFonts w:eastAsia="Times New Roman"/>
              <w:rPrChange w:id="747" w:author="Guest User" w:date="2018-02-06T10:36:00Z">
                <w:rPr/>
              </w:rPrChange>
            </w:rPr>
            <w:delText xml:space="preserve"> ∑_(n=1)^N▒</w:delText>
          </w:r>
          <w:r w:rsidRPr="71280536" w:rsidDel="008D2C13">
            <w:rPr>
              <w:rFonts w:ascii="MS Mincho" w:eastAsia="MS Mincho" w:hAnsi="MS Mincho" w:cs="MS Mincho" w:hint="eastAsia"/>
              <w:rPrChange w:id="748" w:author="Guest User" w:date="2018-02-06T10:36:00Z">
                <w:rPr>
                  <w:rFonts w:hint="eastAsia"/>
                </w:rPr>
              </w:rPrChange>
            </w:rPr>
            <w:delText>〖</w:delText>
          </w:r>
          <w:r w:rsidRPr="71280536" w:rsidDel="008D2C13">
            <w:rPr>
              <w:rFonts w:eastAsia="Times New Roman"/>
              <w:rPrChange w:id="749" w:author="Guest User" w:date="2018-02-06T10:36:00Z">
                <w:rPr/>
              </w:rPrChange>
            </w:rPr>
            <w:delText>b_n e^(j(n-1)(kd_y sinθsin)^M▒y mor</w:delText>
          </w:r>
          <w:r w:rsidRPr="71280536" w:rsidDel="008D2C13">
            <w:rPr>
              <w:rFonts w:ascii="MS Mincho" w:eastAsia="MS Mincho" w:hAnsi="MS Mincho" w:cs="MS Mincho" w:hint="eastAsia"/>
              <w:rPrChange w:id="750" w:author="Guest User" w:date="2018-02-06T10:36:00Z">
                <w:rPr>
                  <w:rFonts w:hint="eastAsia"/>
                </w:rPr>
              </w:rPrChange>
            </w:rPr>
            <w:delText>〗</w:delText>
          </w:r>
        </w:del>
      </w:ins>
    </w:p>
    <w:p w14:paraId="0FBD914C" w14:textId="7B12317F" w:rsidR="00354541" w:rsidDel="008D2C13" w:rsidRDefault="71280536">
      <w:pPr>
        <w:pStyle w:val="Heading2"/>
        <w:rPr>
          <w:ins w:id="751" w:author="Guest User" w:date="2018-02-06T10:36:00Z"/>
          <w:del w:id="752" w:author="clifford beta" w:date="2018-02-06T13:52:00Z"/>
        </w:rPr>
        <w:pPrChange w:id="753" w:author="clifford beta" w:date="2018-02-06T13:52:00Z">
          <w:pPr/>
        </w:pPrChange>
      </w:pPr>
      <w:ins w:id="754" w:author="Guest User" w:date="2018-02-06T10:36:00Z">
        <w:del w:id="755" w:author="clifford beta" w:date="2018-02-06T13:52:00Z">
          <w:r w:rsidRPr="71280536" w:rsidDel="008D2C13">
            <w:rPr>
              <w:rFonts w:eastAsia="Times New Roman"/>
              <w:rPrChange w:id="756" w:author="Guest User" w:date="2018-02-06T10:36:00Z">
                <w:rPr/>
              </w:rPrChange>
            </w:rPr>
            <w:delText xml:space="preserve">                               </w:delText>
          </w:r>
        </w:del>
      </w:ins>
    </w:p>
    <w:p w14:paraId="7F9A24A1" w14:textId="4369FCC9" w:rsidR="00354541" w:rsidDel="008D2C13" w:rsidRDefault="71280536">
      <w:pPr>
        <w:pStyle w:val="Heading2"/>
        <w:rPr>
          <w:ins w:id="757" w:author="Guest User" w:date="2018-02-06T10:36:00Z"/>
          <w:del w:id="758" w:author="clifford beta" w:date="2018-02-06T13:52:00Z"/>
        </w:rPr>
        <w:pPrChange w:id="759" w:author="clifford beta" w:date="2018-02-06T13:52:00Z">
          <w:pPr/>
        </w:pPrChange>
      </w:pPr>
      <w:ins w:id="760" w:author="Guest User" w:date="2018-02-06T10:36:00Z">
        <w:del w:id="761" w:author="clifford beta" w:date="2018-02-06T13:52:00Z">
          <w:r w:rsidRPr="71280536" w:rsidDel="008D2C13">
            <w:rPr>
              <w:rFonts w:eastAsia="Times New Roman"/>
              <w:rPrChange w:id="762" w:author="Guest User" w:date="2018-02-06T10:36:00Z">
                <w:rPr/>
              </w:rPrChange>
            </w:rPr>
            <w:delText xml:space="preserve">                                =∑_(m=1)^M▒∑_(k=0)^n▒</w:delText>
          </w:r>
          <w:r w:rsidRPr="71280536" w:rsidDel="008D2C13">
            <w:rPr>
              <w:rFonts w:ascii="MS Mincho" w:eastAsia="MS Mincho" w:hAnsi="MS Mincho" w:cs="MS Mincho" w:hint="eastAsia"/>
              <w:rPrChange w:id="763" w:author="Guest User" w:date="2018-02-06T10:36:00Z">
                <w:rPr>
                  <w:rFonts w:hint="eastAsia"/>
                </w:rPr>
              </w:rPrChange>
            </w:rPr>
            <w:delText>〖</w:delText>
          </w:r>
          <w:r w:rsidRPr="71280536" w:rsidDel="008D2C13">
            <w:rPr>
              <w:rFonts w:eastAsia="Times New Roman"/>
              <w:rPrChange w:id="764" w:author="Guest User" w:date="2018-02-06T10:36:00Z">
                <w:rPr/>
              </w:rPrChange>
            </w:rPr>
            <w:delText>ὼ                               =∑_(m=1)^M▒∑_(k=0)^n▒ patterns f</w:delText>
          </w:r>
          <w:r w:rsidRPr="71280536" w:rsidDel="008D2C13">
            <w:rPr>
              <w:rFonts w:ascii="MS Mincho" w:eastAsia="MS Mincho" w:hAnsi="MS Mincho" w:cs="MS Mincho" w:hint="eastAsia"/>
              <w:rPrChange w:id="765" w:author="Guest User" w:date="2018-02-06T10:36:00Z">
                <w:rPr>
                  <w:rFonts w:hint="eastAsia"/>
                </w:rPr>
              </w:rPrChange>
            </w:rPr>
            <w:delText>〗</w:delText>
          </w:r>
        </w:del>
      </w:ins>
    </w:p>
    <w:p w14:paraId="270F7B58" w14:textId="09E2DFD3" w:rsidR="00354541" w:rsidDel="008D2C13" w:rsidRDefault="71280536">
      <w:pPr>
        <w:pStyle w:val="Heading2"/>
        <w:rPr>
          <w:ins w:id="766" w:author="Guest User" w:date="2018-02-06T10:36:00Z"/>
          <w:del w:id="767" w:author="clifford beta" w:date="2018-02-06T13:52:00Z"/>
        </w:rPr>
        <w:pPrChange w:id="768" w:author="clifford beta" w:date="2018-02-06T13:52:00Z">
          <w:pPr/>
        </w:pPrChange>
      </w:pPr>
      <w:ins w:id="769" w:author="Guest User" w:date="2018-02-06T10:36:00Z">
        <w:del w:id="770" w:author="clifford beta" w:date="2018-02-06T13:52:00Z">
          <w:r w:rsidRPr="71280536" w:rsidDel="008D2C13">
            <w:rPr>
              <w:rFonts w:eastAsia="Times New Roman"/>
              <w:rPrChange w:id="771" w:author="Guest User" w:date="2018-02-06T10:36:00Z">
                <w:rPr/>
              </w:rPrChange>
            </w:rPr>
            <w:delText>where ωmn = am • bn.</w:delText>
          </w:r>
        </w:del>
      </w:ins>
    </w:p>
    <w:p w14:paraId="207F3843" w14:textId="32402863" w:rsidR="00354541" w:rsidDel="008D2C13" w:rsidRDefault="71280536">
      <w:pPr>
        <w:pStyle w:val="Heading2"/>
        <w:rPr>
          <w:ins w:id="772" w:author="Guest User" w:date="2018-02-06T10:36:00Z"/>
          <w:del w:id="773" w:author="clifford beta" w:date="2018-02-06T13:52:00Z"/>
        </w:rPr>
        <w:pPrChange w:id="774" w:author="clifford beta" w:date="2018-02-06T13:52:00Z">
          <w:pPr/>
        </w:pPrChange>
      </w:pPr>
      <w:ins w:id="775" w:author="Guest User" w:date="2018-02-06T10:36:00Z">
        <w:del w:id="776" w:author="clifford beta" w:date="2018-02-06T13:52:00Z">
          <w:r w:rsidRPr="71280536" w:rsidDel="008D2C13">
            <w:rPr>
              <w:rFonts w:eastAsia="Times New Roman"/>
              <w:rPrChange w:id="777"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8" w:author="Guest User" w:date="2018-02-06T10:36:00Z"/>
          <w:del w:id="779" w:author="clifford beta" w:date="2018-02-06T13:52:00Z"/>
        </w:rPr>
        <w:pPrChange w:id="780" w:author="clifford beta" w:date="2018-02-06T13:52:00Z">
          <w:pPr/>
        </w:pPrChange>
      </w:pPr>
      <w:ins w:id="781" w:author="Guest User" w:date="2018-02-06T10:36:00Z">
        <w:del w:id="782" w:author="clifford beta" w:date="2018-02-06T13:52:00Z">
          <w:r w:rsidRPr="71280536" w:rsidDel="008D2C13">
            <w:rPr>
              <w:rFonts w:eastAsia="Times New Roman"/>
              <w:rPrChange w:id="783"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4" w:author="Guest User" w:date="2018-02-06T10:36:00Z"/>
          <w:del w:id="785" w:author="clifford beta" w:date="2018-02-06T13:52:00Z"/>
        </w:rPr>
        <w:pPrChange w:id="786" w:author="clifford beta" w:date="2018-02-06T13:52:00Z">
          <w:pPr/>
        </w:pPrChange>
      </w:pPr>
      <w:ins w:id="787" w:author="Guest User" w:date="2018-02-06T10:36:00Z">
        <w:del w:id="788" w:author="clifford beta" w:date="2018-02-06T13:52:00Z">
          <w:r w:rsidRPr="71280536" w:rsidDel="008D2C13">
            <w:rPr>
              <w:rFonts w:eastAsia="Times New Roman"/>
              <w:rPrChange w:id="789"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90" w:author="Guest User" w:date="2018-02-06T10:36:00Z"/>
          <w:del w:id="791" w:author="clifford beta" w:date="2018-02-06T13:52:00Z"/>
        </w:rPr>
        <w:pPrChange w:id="792" w:author="clifford beta" w:date="2018-02-06T13:52:00Z">
          <w:pPr/>
        </w:pPrChange>
      </w:pPr>
      <w:ins w:id="793" w:author="Guest User" w:date="2018-02-06T10:36:00Z">
        <w:del w:id="794" w:author="clifford beta" w:date="2018-02-06T13:52:00Z">
          <w:r w:rsidRPr="71280536" w:rsidDel="008D2C13">
            <w:rPr>
              <w:rFonts w:eastAsia="Times New Roman"/>
              <w:rPrChange w:id="795"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6" w:author="Guest User" w:date="2018-02-06T10:36:00Z"/>
        </w:rPr>
        <w:pPrChange w:id="797" w:author="clifford beta" w:date="2018-02-06T13:52:00Z">
          <w:pPr/>
        </w:pPrChange>
      </w:pPr>
    </w:p>
    <w:p w14:paraId="56D85075" w14:textId="46D8CCCB" w:rsidR="005342FD" w:rsidRDefault="005342FD">
      <w:pPr>
        <w:pStyle w:val="Heading3"/>
        <w:rPr>
          <w:ins w:id="798" w:author="clifford beta" w:date="2018-02-06T13:56:00Z"/>
        </w:rPr>
        <w:pPrChange w:id="799" w:author="clifford beta" w:date="2018-02-06T13:55:00Z">
          <w:pPr>
            <w:autoSpaceDE w:val="0"/>
            <w:autoSpaceDN w:val="0"/>
            <w:adjustRightInd w:val="0"/>
          </w:pPr>
        </w:pPrChange>
      </w:pPr>
      <w:ins w:id="800" w:author="clifford beta" w:date="2018-02-06T13:57:00Z">
        <w:r>
          <w:t>Linear Array</w:t>
        </w:r>
      </w:ins>
    </w:p>
    <w:p w14:paraId="3472CEC4" w14:textId="4393714B" w:rsidR="00EC5A31" w:rsidRPr="00CC25EF" w:rsidRDefault="00EC5A31">
      <w:pPr>
        <w:pStyle w:val="Heading4"/>
        <w:rPr>
          <w:ins w:id="801" w:author="clifford beta" w:date="2018-02-06T13:55:00Z"/>
        </w:rPr>
        <w:pPrChange w:id="802" w:author="clifford beta" w:date="2018-02-06T13:57:00Z">
          <w:pPr>
            <w:autoSpaceDE w:val="0"/>
            <w:autoSpaceDN w:val="0"/>
            <w:adjustRightInd w:val="0"/>
          </w:pPr>
        </w:pPrChange>
      </w:pPr>
      <w:ins w:id="803" w:author="clifford beta" w:date="2018-02-06T13:55:00Z">
        <w:r w:rsidRPr="00CC25EF">
          <w:t>Two-Element Array</w:t>
        </w:r>
      </w:ins>
    </w:p>
    <w:p w14:paraId="33731197" w14:textId="77777777" w:rsidR="00EC5A31" w:rsidRDefault="00EC5A31" w:rsidP="00EC5A31">
      <w:pPr>
        <w:autoSpaceDE w:val="0"/>
        <w:autoSpaceDN w:val="0"/>
        <w:adjustRightInd w:val="0"/>
        <w:rPr>
          <w:ins w:id="804" w:author="clifford beta" w:date="2018-02-06T13:55:00Z"/>
          <w:rFonts w:eastAsia="LiberationSerif"/>
          <w:color w:val="000000"/>
        </w:rPr>
      </w:pPr>
      <w:ins w:id="805"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w:t>
        </w:r>
        <w:proofErr w:type="gramStart"/>
        <w:r>
          <w:rPr>
            <w:rFonts w:eastAsia="LiberationSerif"/>
            <w:color w:val="000000"/>
          </w:rPr>
          <w:t>vectors ,</w:t>
        </w:r>
        <w:proofErr w:type="gramEnd"/>
        <w:r>
          <w:rPr>
            <w:rFonts w:eastAsia="LiberationSerif"/>
            <w:color w:val="000000"/>
          </w:rPr>
          <w:t xml:space="preserve">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6" w:author="clifford beta" w:date="2018-02-06T13:55:00Z"/>
          <w:rFonts w:eastAsia="LiberationSerif"/>
          <w:color w:val="000000"/>
        </w:rPr>
      </w:pPr>
      <w:ins w:id="807"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8" w:author="clifford beta" w:date="2018-02-06T13:55:00Z"/>
          <w:rFonts w:eastAsia="LiberationSerif"/>
          <w:color w:val="000000"/>
        </w:rPr>
      </w:pPr>
      <w:ins w:id="809"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10" w:author="Kerry Anne" w:date="2018-02-06T15:15:00Z">
            <w:rPr>
              <w:rFonts w:eastAsia="LiberationSerif"/>
              <w:i/>
              <w:color w:val="000000"/>
              <w:sz w:val="28"/>
            </w:rPr>
          </w:rPrChange>
        </w:rPr>
      </w:pPr>
      <w:ins w:id="811"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12" w:author="Kerry Anne" w:date="2018-02-06T15:15:00Z">
            <w:rPr>
              <w:rFonts w:eastAsia="LiberationSerif"/>
              <w:i/>
              <w:color w:val="000000"/>
              <w:sz w:val="28"/>
            </w:rPr>
          </w:rPrChange>
        </w:rPr>
      </w:pPr>
      <w:ins w:id="813"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4" w:author="clifford beta" w:date="2018-02-06T13:55:00Z"/>
          <w:rFonts w:eastAsia="LiberationSerif"/>
          <w:color w:val="000000"/>
        </w:rPr>
      </w:pPr>
      <w:ins w:id="815"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proofErr w:type="spellStart"/>
        <w:r w:rsidRPr="000A63C8">
          <w:rPr>
            <w:rFonts w:eastAsia="LiberationSerif"/>
            <w:color w:val="000000"/>
          </w:rPr>
          <w:t>phasor</w:t>
        </w:r>
        <w:proofErr w:type="spellEnd"/>
        <w:r w:rsidRPr="000A63C8">
          <w:rPr>
            <w:rFonts w:eastAsia="LiberationSerif"/>
            <w:color w:val="000000"/>
          </w:rPr>
          <w:t xml:space="preserve">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w:t>
        </w:r>
        <w:proofErr w:type="spellStart"/>
        <w:r w:rsidRPr="000A63C8">
          <w:rPr>
            <w:rFonts w:eastAsia="LiberationSerif"/>
            <w:color w:val="000000"/>
          </w:rPr>
          <w:t>phasor</w:t>
        </w:r>
        <w:proofErr w:type="spellEnd"/>
        <w:r w:rsidRPr="000A63C8">
          <w:rPr>
            <w:rFonts w:eastAsia="LiberationSerif"/>
            <w:color w:val="000000"/>
          </w:rPr>
          <w:t xml:space="preserve"> current in element 2 </w:t>
        </w:r>
        <w:proofErr w:type="gramStart"/>
        <w:r w:rsidRPr="000A63C8">
          <w:rPr>
            <w:rFonts w:eastAsia="LiberationSerif"/>
            <w:color w:val="000000"/>
          </w:rPr>
          <w:t xml:space="preserve">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0</w:t>
        </w:r>
        <w:proofErr w:type="gramEnd"/>
        <w:r w:rsidRPr="00927846">
          <w:rPr>
            <w:rFonts w:eastAsia="LiberationSerif"/>
            <w:i/>
            <w:color w:val="000000"/>
            <w:vertAlign w:val="subscript"/>
          </w:rPr>
          <w:t xml:space="preserve">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6" w:author="clifford beta" w:date="2018-02-06T13:55:00Z"/>
          <w:rFonts w:eastAsia="LiberationSerif-Italic"/>
          <w:i/>
          <w:color w:val="000000"/>
        </w:rPr>
      </w:pPr>
      <w:ins w:id="817"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8" w:author="clifford beta" w:date="2018-02-06T13:55:00Z"/>
          <w:rFonts w:eastAsia="LiberationSerif-Italic"/>
          <w:i/>
          <w:color w:val="000000"/>
        </w:rPr>
      </w:pPr>
      <w:ins w:id="819"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20"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21"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22" w:author="Kerry Anne" w:date="2018-02-06T15:15:00Z">
            <w:rPr>
              <w:rFonts w:eastAsia="LiberationSerif-Italic"/>
              <w:i/>
              <w:color w:val="000000"/>
            </w:rPr>
          </w:rPrChange>
        </w:rPr>
      </w:pPr>
      <w:ins w:id="823"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proofErr w:type="gramStart"/>
        <w:r w:rsidRPr="006808C4">
          <w:rPr>
            <w:rFonts w:eastAsia="LiberationSerif-Italic"/>
            <w:i/>
            <w:color w:val="000000"/>
          </w:rPr>
          <w:t>angle</w:t>
        </w:r>
        <w:proofErr w:type="gramEnd"/>
        <w:r w:rsidRPr="006808C4">
          <w:rPr>
            <w:rFonts w:eastAsia="LiberationSerif-Italic"/>
            <w:i/>
            <w:color w:val="000000"/>
          </w:rPr>
          <w:t xml:space="preserv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4" w:author="Kerry Anne" w:date="2018-02-06T15:15:00Z">
            <w:rPr>
              <w:rFonts w:eastAsia="LiberationSerif-Italic"/>
              <w:i/>
              <w:color w:val="000000"/>
            </w:rPr>
          </w:rPrChange>
        </w:rPr>
      </w:pPr>
      <w:ins w:id="825" w:author="clifford beta" w:date="2018-02-06T13:55:00Z">
        <w:r w:rsidRPr="006808C4">
          <w:rPr>
            <w:rFonts w:eastAsia="LiberationSerif-Italic"/>
            <w:i/>
            <w:color w:val="000000"/>
          </w:rPr>
          <w:t xml:space="preserve">         d   </w:t>
        </w:r>
        <w:proofErr w:type="gramStart"/>
        <w:r w:rsidRPr="006808C4">
          <w:rPr>
            <w:rFonts w:eastAsia="LiberationSerif-Italic"/>
            <w:i/>
            <w:color w:val="000000"/>
          </w:rPr>
          <w:t>=  element</w:t>
        </w:r>
        <w:proofErr w:type="gramEnd"/>
        <w:r w:rsidRPr="006808C4">
          <w:rPr>
            <w:rFonts w:eastAsia="LiberationSerif-Italic"/>
            <w:i/>
            <w:color w:val="000000"/>
          </w:rPr>
          <w:t xml:space="preserve"> spacing</w:t>
        </w:r>
      </w:ins>
    </w:p>
    <w:p w14:paraId="75EA5D0C" w14:textId="77777777" w:rsidR="00EC5A31" w:rsidRPr="00A42233" w:rsidRDefault="00EC5A31" w:rsidP="00EC5A31">
      <w:pPr>
        <w:autoSpaceDE w:val="0"/>
        <w:autoSpaceDN w:val="0"/>
        <w:adjustRightInd w:val="0"/>
        <w:rPr>
          <w:ins w:id="826"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7" w:author="Kerry Anne" w:date="2018-02-06T15:15:00Z">
            <w:rPr>
              <w:rFonts w:eastAsia="LiberationSerif-Italic"/>
              <w:iCs/>
              <w:color w:val="000000"/>
            </w:rPr>
          </w:rPrChange>
        </w:rPr>
      </w:pPr>
      <w:ins w:id="828"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9" w:author="clifford beta" w:date="2018-02-06T13:55:00Z"/>
          <w:rFonts w:eastAsia="LiberationSerif"/>
          <w:color w:val="000000"/>
        </w:rPr>
      </w:pPr>
      <w:ins w:id="830"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31" w:author="Kerry Anne" w:date="2018-02-06T15:15:00Z">
            <w:rPr>
              <w:rFonts w:eastAsia="LiberationSerif-Italic"/>
              <w:i/>
              <w:iCs/>
              <w:color w:val="000000"/>
              <w:sz w:val="28"/>
            </w:rPr>
          </w:rPrChange>
        </w:rPr>
      </w:pPr>
      <w:ins w:id="832"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proofErr w:type="gramStart"/>
        <w:r w:rsidRPr="00DC6169">
          <w:rPr>
            <w:rFonts w:eastAsia="LiberationSerif-Italic"/>
            <w:i/>
            <w:iCs/>
            <w:color w:val="000000"/>
          </w:rPr>
          <w:t>θ</w:t>
        </w:r>
        <w:r>
          <w:rPr>
            <w:rFonts w:eastAsia="LiberationSerif-Italic"/>
            <w:i/>
            <w:iCs/>
            <w:color w:val="000000"/>
          </w:rPr>
          <w:t xml:space="preserve"> .</w:t>
        </w:r>
        <w:proofErr w:type="gramEnd"/>
        <w:r>
          <w:rPr>
            <w:rFonts w:eastAsia="LiberationSerif-Italic"/>
            <w:i/>
            <w:iCs/>
            <w:color w:val="000000"/>
          </w:rPr>
          <w:t xml:space="preserve">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33" w:author="clifford beta" w:date="2018-02-06T13:55:00Z"/>
          <w:rFonts w:eastAsia="LiberationSerif-Italic"/>
          <w:i/>
          <w:iCs/>
          <w:color w:val="000000"/>
          <w:sz w:val="28"/>
        </w:rPr>
      </w:pPr>
      <w:ins w:id="834"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5" w:author="clifford beta" w:date="2018-02-06T13:55:00Z"/>
          <w:rFonts w:eastAsia="LiberationSerif"/>
        </w:rPr>
      </w:pPr>
      <w:proofErr w:type="gramStart"/>
      <w:ins w:id="836" w:author="clifford beta" w:date="2018-02-06T13:55:00Z">
        <w:r w:rsidRPr="00273338">
          <w:rPr>
            <w:rFonts w:eastAsia="LiberationSerif"/>
          </w:rPr>
          <w:t>where</w:t>
        </w:r>
        <w:proofErr w:type="gramEnd"/>
        <w:r w:rsidRPr="00273338">
          <w:rPr>
            <w:rFonts w:eastAsia="LiberationSerif"/>
          </w:rPr>
          <w:t xml:space="preserv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7" w:author="clifford beta" w:date="2018-02-06T13:55:00Z"/>
          <w:rFonts w:eastAsia="LiberationSerif"/>
        </w:rPr>
      </w:pPr>
      <w:ins w:id="838"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9" w:author="clifford beta" w:date="2018-02-06T13:55:00Z"/>
          <w:rFonts w:eastAsia="LiberationSerif"/>
        </w:rPr>
      </w:pPr>
      <w:ins w:id="840"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41" w:author="clifford beta" w:date="2018-02-06T13:55:00Z"/>
          <w:rFonts w:eastAsia="LiberationSerif"/>
        </w:rPr>
      </w:pPr>
    </w:p>
    <w:p w14:paraId="52585210" w14:textId="77777777" w:rsidR="00EC5A31" w:rsidRPr="00A12D2C" w:rsidRDefault="00EC5A31">
      <w:pPr>
        <w:pStyle w:val="Heading4"/>
        <w:rPr>
          <w:ins w:id="842" w:author="clifford beta" w:date="2018-02-06T13:55:00Z"/>
        </w:rPr>
        <w:pPrChange w:id="843" w:author="clifford beta" w:date="2018-02-06T13:57:00Z">
          <w:pPr>
            <w:autoSpaceDE w:val="0"/>
            <w:autoSpaceDN w:val="0"/>
            <w:adjustRightInd w:val="0"/>
          </w:pPr>
        </w:pPrChange>
      </w:pPr>
      <w:ins w:id="844"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5" w:author="clifford beta" w:date="2018-02-06T13:55:00Z"/>
          <w:rFonts w:eastAsia="LiberationSerif"/>
          <w:color w:val="000000"/>
        </w:rPr>
      </w:pPr>
      <w:ins w:id="846"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7" w:author="clifford beta" w:date="2018-02-06T13:55:00Z"/>
          <w:rFonts w:eastAsia="LiberationSerif"/>
          <w:color w:val="000000"/>
        </w:rPr>
      </w:pPr>
      <w:ins w:id="848"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9" w:author="clifford beta" w:date="2018-02-06T13:55:00Z"/>
          <w:rFonts w:eastAsia="LiberationSerif"/>
        </w:rPr>
      </w:pPr>
      <w:ins w:id="850"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51" w:author="clifford beta" w:date="2018-02-06T13:55:00Z"/>
          <w:rFonts w:eastAsia="LiberationSerif"/>
        </w:rPr>
      </w:pPr>
      <w:ins w:id="852" w:author="clifford beta" w:date="2018-02-06T13:55:00Z">
        <w:r>
          <w:rPr>
            <w:rFonts w:eastAsia="LiberationSerif"/>
          </w:rPr>
          <w:t xml:space="preserve"> AF = </w:t>
        </w:r>
        <w:proofErr w:type="gramStart"/>
        <w:r>
          <w:rPr>
            <w:rFonts w:eastAsia="LiberationSerif"/>
          </w:rPr>
          <w:t>1  +</w:t>
        </w:r>
        <w:proofErr w:type="gramEnd"/>
        <w:r>
          <w:rPr>
            <w:rFonts w:eastAsia="LiberationSerif"/>
          </w:rPr>
          <w:t xml:space="preserve">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53" w:author="clifford beta" w:date="2018-02-06T13:55:00Z"/>
          <w:rFonts w:eastAsia="LiberationSerif"/>
        </w:rPr>
      </w:pPr>
      <w:proofErr w:type="gramStart"/>
      <w:ins w:id="854"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5" w:author="clifford beta" w:date="2018-02-06T13:55:00Z"/>
          <w:rFonts w:eastAsia="LiberationSerif"/>
        </w:rPr>
      </w:pPr>
      <w:ins w:id="856"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7" w:author="clifford beta" w:date="2018-02-06T13:55:00Z"/>
          <w:rFonts w:eastAsia="LiberationSerif"/>
        </w:rPr>
      </w:pPr>
      <w:ins w:id="858"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9" w:author="clifford beta" w:date="2018-02-06T13:55:00Z"/>
          <w:rFonts w:eastAsia="LiberationSerif"/>
        </w:rPr>
      </w:pPr>
    </w:p>
    <w:p w14:paraId="37654E7B" w14:textId="77777777" w:rsidR="00EC5A31" w:rsidRDefault="00EC5A31" w:rsidP="00EC5A31">
      <w:pPr>
        <w:autoSpaceDE w:val="0"/>
        <w:autoSpaceDN w:val="0"/>
        <w:adjustRightInd w:val="0"/>
        <w:rPr>
          <w:ins w:id="860" w:author="clifford beta" w:date="2018-02-06T13:55:00Z"/>
          <w:rFonts w:eastAsia="LiberationSerif"/>
        </w:rPr>
      </w:pPr>
      <w:proofErr w:type="gramStart"/>
      <w:ins w:id="861"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ψ </w:t>
        </w:r>
        <w:r w:rsidRPr="00441F8A">
          <w:rPr>
            <w:rFonts w:eastAsia="LiberationSerif"/>
          </w:rPr>
          <w:t xml:space="preserve">= </w:t>
        </w:r>
        <w:proofErr w:type="spellStart"/>
        <w:r w:rsidRPr="00441F8A">
          <w:rPr>
            <w:rFonts w:eastAsia="LiberationSerif-Italic"/>
            <w:i/>
            <w:iCs/>
          </w:rPr>
          <w:t>kd</w:t>
        </w:r>
        <w:proofErr w:type="spellEnd"/>
        <w:r w:rsidRPr="00441F8A">
          <w:rPr>
            <w:rFonts w:eastAsia="LiberationSerif-Italic"/>
            <w:i/>
            <w:iCs/>
          </w:rPr>
          <w:t xml:space="preserve">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62" w:author="clifford beta" w:date="2018-02-06T13:55:00Z"/>
          <w:rFonts w:eastAsia="LiberationSerif"/>
        </w:rPr>
      </w:pPr>
      <w:ins w:id="863"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4" w:author="clifford beta" w:date="2018-02-06T13:55:00Z"/>
          <w:rFonts w:eastAsia="LiberationSerif"/>
        </w:rPr>
      </w:pPr>
      <w:ins w:id="865"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6" w:author="clifford beta" w:date="2018-02-06T13:55:00Z"/>
          <w:rFonts w:eastAsia="LiberationSerif"/>
          <w:color w:val="000000"/>
        </w:rPr>
      </w:pPr>
      <w:proofErr w:type="gramStart"/>
      <w:ins w:id="867" w:author="clifford beta" w:date="2018-02-06T13:55:00Z">
        <w:r w:rsidRPr="007B3D41">
          <w:rPr>
            <w:rFonts w:eastAsia="LiberationSerif"/>
            <w:color w:val="000000"/>
          </w:rPr>
          <w:t>where</w:t>
        </w:r>
        <w:proofErr w:type="gramEnd"/>
        <w:r w:rsidRPr="007B3D41">
          <w:rPr>
            <w:rFonts w:eastAsia="LiberationSerif"/>
            <w:color w:val="000000"/>
          </w:rPr>
          <w:t xml:space="preserv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8" w:author="clifford beta" w:date="2018-02-06T13:55:00Z"/>
          <w:rFonts w:eastAsia="LiberationSerif"/>
          <w:color w:val="000000"/>
        </w:rPr>
      </w:pPr>
      <w:ins w:id="869" w:author="clifford beta" w:date="2018-02-06T13:55:00Z">
        <w:r w:rsidRPr="007B3D41">
          <w:rPr>
            <w:rFonts w:eastAsia="LiberationSerif"/>
            <w:color w:val="000000"/>
          </w:rPr>
          <w:t xml:space="preserve">The vector is a </w:t>
        </w:r>
        <w:proofErr w:type="spellStart"/>
        <w:r w:rsidRPr="007B3D41">
          <w:rPr>
            <w:rFonts w:eastAsia="LiberationSerif"/>
            <w:color w:val="000000"/>
          </w:rPr>
          <w:t>Vandermonde</w:t>
        </w:r>
        <w:proofErr w:type="spellEnd"/>
        <w:r w:rsidRPr="007B3D41">
          <w:rPr>
            <w:rFonts w:eastAsia="LiberationSerif"/>
            <w:color w:val="000000"/>
          </w:rPr>
          <w:t xml:space="preserve"> vector because it is in the form [1 </w:t>
        </w:r>
        <w:r w:rsidRPr="007B3D41">
          <w:rPr>
            <w:rFonts w:eastAsia="LiberationSerif-Italic"/>
            <w:i/>
            <w:iCs/>
            <w:color w:val="000000"/>
          </w:rPr>
          <w:t xml:space="preserve">z </w:t>
        </w:r>
        <w:r w:rsidRPr="007B3D41">
          <w:rPr>
            <w:rFonts w:eastAsia="LiberationSerif"/>
            <w:color w:val="000000"/>
          </w:rPr>
          <w:t xml:space="preserve">··· </w:t>
        </w:r>
        <w:proofErr w:type="gramStart"/>
        <w:r w:rsidRPr="007B3D41">
          <w:rPr>
            <w:rFonts w:eastAsia="LiberationSerif-Italic"/>
            <w:i/>
            <w:iCs/>
            <w:color w:val="000000"/>
          </w:rPr>
          <w:t>z</w:t>
        </w:r>
        <w:r w:rsidRPr="007B3D41">
          <w:rPr>
            <w:rFonts w:eastAsia="LiberationSerif"/>
            <w:color w:val="000000"/>
          </w:rPr>
          <w:t>(</w:t>
        </w:r>
        <w:proofErr w:type="gramEnd"/>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70" w:author="clifford beta" w:date="2018-02-06T13:55:00Z"/>
          <w:rFonts w:eastAsia="LiberationSerif"/>
          <w:color w:val="000000"/>
        </w:rPr>
      </w:pPr>
      <w:ins w:id="871"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72" w:author="clifford beta" w:date="2018-02-06T13:55:00Z"/>
          <w:rFonts w:eastAsia="LiberationSerif"/>
          <w:color w:val="000000"/>
        </w:rPr>
      </w:pPr>
      <w:ins w:id="873"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4" w:author="clifford beta" w:date="2018-02-06T13:55:00Z"/>
          <w:rFonts w:eastAsia="LiberationSerif"/>
          <w:color w:val="000000"/>
        </w:rPr>
      </w:pPr>
      <w:ins w:id="875"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6" w:author="clifford beta" w:date="2018-02-06T13:55:00Z"/>
          <w:rFonts w:eastAsia="LiberationSerif"/>
          <w:color w:val="000000"/>
        </w:rPr>
      </w:pPr>
    </w:p>
    <w:p w14:paraId="7669D1D3" w14:textId="77777777" w:rsidR="00EC5A31" w:rsidRPr="00064F3D" w:rsidRDefault="00EC5A31">
      <w:pPr>
        <w:pStyle w:val="Heading3"/>
        <w:rPr>
          <w:ins w:id="877" w:author="clifford beta" w:date="2018-02-06T13:55:00Z"/>
        </w:rPr>
        <w:pPrChange w:id="878" w:author="clifford beta" w:date="2018-02-06T13:57:00Z">
          <w:pPr>
            <w:autoSpaceDE w:val="0"/>
            <w:autoSpaceDN w:val="0"/>
            <w:adjustRightInd w:val="0"/>
          </w:pPr>
        </w:pPrChange>
      </w:pPr>
      <w:ins w:id="879"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80" w:author="clifford beta" w:date="2018-02-06T13:55:00Z"/>
          <w:rFonts w:eastAsia="LiberationSerif"/>
        </w:rPr>
      </w:pPr>
      <w:ins w:id="881"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82" w:author="clifford beta" w:date="2018-02-06T13:55:00Z"/>
          <w:rFonts w:eastAsia="LiberationSerif"/>
        </w:rPr>
      </w:pPr>
      <w:ins w:id="883"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4" w:author="clifford beta" w:date="2018-02-06T13:55:00Z"/>
          <w:rFonts w:eastAsia="LiberationSerif"/>
        </w:rPr>
      </w:pPr>
      <w:ins w:id="885"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3B1DA8">
          <w:rPr>
            <w:rFonts w:eastAsia="LiberationSerif"/>
            <w:sz w:val="28"/>
            <w:szCs w:val="28"/>
          </w:rPr>
          <w:t xml:space="preserve">. </w:t>
        </w:r>
        <w:r w:rsidRPr="00064F3D">
          <w:rPr>
            <w:rFonts w:eastAsia="LiberationSerif"/>
          </w:rPr>
          <w:t xml:space="preserve">Additionally, each element can have an associated weight </w:t>
        </w:r>
        <w:proofErr w:type="spellStart"/>
        <w:r w:rsidRPr="00840844">
          <w:rPr>
            <w:rFonts w:eastAsia="LiberationSerif-Italic"/>
            <w:i/>
            <w:sz w:val="28"/>
            <w:szCs w:val="28"/>
          </w:rPr>
          <w:t>w</w:t>
        </w:r>
        <w:r w:rsidRPr="00524FAA">
          <w:rPr>
            <w:rFonts w:eastAsia="LiberationSerif-Italic"/>
            <w:i/>
            <w:sz w:val="28"/>
            <w:szCs w:val="28"/>
            <w:vertAlign w:val="subscript"/>
          </w:rPr>
          <w:t>n</w:t>
        </w:r>
        <w:proofErr w:type="spellEnd"/>
        <w:r w:rsidRPr="00064F3D">
          <w:rPr>
            <w:rFonts w:eastAsia="LiberationSerif-Italic"/>
            <w:i/>
            <w:iCs/>
          </w:rPr>
          <w:t xml:space="preserve"> </w:t>
        </w:r>
        <w:r w:rsidRPr="00064F3D">
          <w:rPr>
            <w:rFonts w:eastAsia="LiberationSerif"/>
          </w:rPr>
          <w:t xml:space="preserve">and phase </w:t>
        </w:r>
        <w:proofErr w:type="spellStart"/>
        <w:proofErr w:type="gramStart"/>
        <w:r w:rsidRPr="00840844">
          <w:rPr>
            <w:rFonts w:eastAsia="LiberationSerif-Italic"/>
            <w:i/>
            <w:sz w:val="28"/>
            <w:szCs w:val="28"/>
          </w:rPr>
          <w:t>δ</w:t>
        </w:r>
        <w:r w:rsidRPr="00524FAA">
          <w:rPr>
            <w:rFonts w:eastAsia="LiberationSerif-Italic"/>
            <w:i/>
            <w:sz w:val="28"/>
            <w:szCs w:val="28"/>
            <w:vertAlign w:val="subscript"/>
          </w:rPr>
          <w:t>n</w:t>
        </w:r>
        <w:proofErr w:type="spellEnd"/>
        <w:proofErr w:type="gramEnd"/>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6" w:author="clifford beta" w:date="2018-02-06T13:55:00Z"/>
          <w:rFonts w:eastAsia="LiberationSerif"/>
          <w:i/>
        </w:rPr>
      </w:pPr>
      <w:ins w:id="887" w:author="clifford beta" w:date="2018-02-06T13:55:00Z">
        <w:r w:rsidRPr="00064F3D">
          <w:rPr>
            <w:b/>
            <w:bCs/>
            <w:noProof/>
            <w:color w:val="000000"/>
          </w:rPr>
          <w:t xml:space="preserve">                                 </w:t>
        </w:r>
        <w:proofErr w:type="spellStart"/>
        <w:proofErr w:type="gramStart"/>
        <w:r w:rsidRPr="3A2FAD0B">
          <w:rPr>
            <w:color w:val="000000"/>
            <w:sz w:val="28"/>
            <w:szCs w:val="28"/>
            <w:rPrChange w:id="888" w:author="Kerry Anne" w:date="2018-02-06T15:15:00Z">
              <w:rPr>
                <w:bCs/>
                <w:noProof/>
                <w:color w:val="000000"/>
                <w:sz w:val="28"/>
              </w:rPr>
            </w:rPrChange>
          </w:rPr>
          <w:t>ρ</w:t>
        </w:r>
        <w:r w:rsidRPr="3A2FAD0B">
          <w:rPr>
            <w:i/>
            <w:color w:val="000000"/>
            <w:sz w:val="28"/>
            <w:szCs w:val="28"/>
            <w:vertAlign w:val="subscript"/>
            <w:rPrChange w:id="889" w:author="Kerry Anne" w:date="2018-02-06T15:15:00Z">
              <w:rPr>
                <w:bCs/>
                <w:i/>
                <w:noProof/>
                <w:color w:val="000000"/>
                <w:sz w:val="28"/>
                <w:vertAlign w:val="subscript"/>
              </w:rPr>
            </w:rPrChange>
          </w:rPr>
          <w:t>n</w:t>
        </w:r>
        <w:proofErr w:type="spellEnd"/>
        <w:proofErr w:type="gramEnd"/>
        <w:r w:rsidRPr="3A2FAD0B">
          <w:rPr>
            <w:color w:val="000000"/>
            <w:rPrChange w:id="890" w:author="Kerry Anne" w:date="2018-02-06T15:15:00Z">
              <w:rPr>
                <w:bCs/>
                <w:noProof/>
                <w:color w:val="000000"/>
              </w:rPr>
            </w:rPrChange>
          </w:rPr>
          <w:t xml:space="preserve"> = </w:t>
        </w:r>
        <w:proofErr w:type="spellStart"/>
        <w:r w:rsidRPr="3A2FAD0B">
          <w:rPr>
            <w:color w:val="000000"/>
            <w:rPrChange w:id="891" w:author="Kerry Anne" w:date="2018-02-06T15:15:00Z">
              <w:rPr>
                <w:bCs/>
                <w:noProof/>
                <w:color w:val="000000"/>
              </w:rPr>
            </w:rPrChange>
          </w:rPr>
          <w:t>cos</w:t>
        </w:r>
        <w:proofErr w:type="spellEnd"/>
        <w:r w:rsidRPr="3A2FAD0B">
          <w:rPr>
            <w:color w:val="000000"/>
            <w:rPrChange w:id="892" w:author="Kerry Anne" w:date="2018-02-06T15:15:00Z">
              <w:rPr>
                <w:bCs/>
                <w:noProof/>
                <w:color w:val="000000"/>
              </w:rPr>
            </w:rPrChange>
          </w:rPr>
          <w:t xml:space="preserve"> </w:t>
        </w:r>
        <w:proofErr w:type="spellStart"/>
        <w:r w:rsidRPr="3A2FAD0B">
          <w:rPr>
            <w:rFonts w:eastAsia="LiberationSerif-Italic"/>
            <w:i/>
            <w:sz w:val="28"/>
            <w:szCs w:val="28"/>
            <w:rPrChange w:id="893" w:author="Kerry Anne" w:date="2018-02-06T15:15:00Z">
              <w:rPr>
                <w:rFonts w:eastAsia="LiberationSerif-Italic"/>
                <w:i/>
                <w:iCs/>
                <w:sz w:val="28"/>
              </w:rPr>
            </w:rPrChange>
          </w:rPr>
          <w:t>ϕ</w:t>
        </w:r>
        <w:r w:rsidRPr="3A2FAD0B">
          <w:rPr>
            <w:rFonts w:eastAsia="LiberationSerif-Italic"/>
            <w:i/>
            <w:sz w:val="28"/>
            <w:szCs w:val="28"/>
            <w:vertAlign w:val="subscript"/>
            <w:rPrChange w:id="894" w:author="Kerry Anne" w:date="2018-02-06T15:15:00Z">
              <w:rPr>
                <w:rFonts w:eastAsia="LiberationSerif-Italic"/>
                <w:i/>
                <w:iCs/>
                <w:sz w:val="28"/>
                <w:vertAlign w:val="subscript"/>
              </w:rPr>
            </w:rPrChange>
          </w:rPr>
          <w:t>n</w:t>
        </w:r>
        <w:proofErr w:type="spellEnd"/>
        <w:r w:rsidRPr="3A2FAD0B">
          <w:rPr>
            <w:rFonts w:eastAsia="LiberationSerif"/>
            <w:sz w:val="28"/>
            <w:szCs w:val="28"/>
            <w:rPrChange w:id="895"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3A2FAD0B">
          <w:rPr>
            <w:rFonts w:eastAsia="LiberationSerif"/>
            <w:i/>
          </w:rPr>
          <w:t>y</w:t>
        </w:r>
      </w:ins>
    </w:p>
    <w:p w14:paraId="189BECF2" w14:textId="77777777" w:rsidR="00EC5A31" w:rsidRDefault="00EC5A31" w:rsidP="00EC5A31">
      <w:pPr>
        <w:autoSpaceDE w:val="0"/>
        <w:autoSpaceDN w:val="0"/>
        <w:adjustRightInd w:val="0"/>
        <w:rPr>
          <w:ins w:id="896" w:author="clifford beta" w:date="2018-02-06T13:55:00Z"/>
          <w:rFonts w:eastAsia="LiberationSerif"/>
          <w:color w:val="000000"/>
        </w:rPr>
      </w:pPr>
      <w:ins w:id="897"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8" w:author="clifford beta" w:date="2018-02-06T13:55:00Z"/>
          <w:rFonts w:eastAsia="LiberationSerif-Italic"/>
        </w:rPr>
      </w:pPr>
      <w:ins w:id="899" w:author="clifford beta" w:date="2018-02-06T13:55:00Z">
        <w:r>
          <w:rPr>
            <w:rFonts w:eastAsia="LiberationSerif"/>
            <w:color w:val="000000"/>
          </w:rPr>
          <w:t xml:space="preserve">                                 </w:t>
        </w:r>
        <w:proofErr w:type="gramStart"/>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w:t>
        </w:r>
        <w:proofErr w:type="gramEnd"/>
        <w:r>
          <w:rPr>
            <w:rFonts w:eastAsia="LiberationSerif"/>
            <w:color w:val="000000"/>
          </w:rPr>
          <w:t xml:space="preserve"> sin </w:t>
        </w:r>
        <w:r w:rsidRPr="00064F3D">
          <w:rPr>
            <w:rFonts w:eastAsia="LiberationSerif-Italic"/>
            <w:i/>
            <w:iCs/>
            <w:color w:val="000000"/>
          </w:rPr>
          <w:t>θ</w:t>
        </w:r>
        <w:r>
          <w:rPr>
            <w:rFonts w:eastAsia="LiberationSerif"/>
            <w:color w:val="000000"/>
          </w:rPr>
          <w:t xml:space="preserve"> </w:t>
        </w:r>
        <w:proofErr w:type="spellStart"/>
        <w:r>
          <w:rPr>
            <w:rFonts w:eastAsia="LiberationSerif"/>
            <w:color w:val="000000"/>
          </w:rPr>
          <w:t>cos</w:t>
        </w:r>
        <w:proofErr w:type="spellEnd"/>
        <w:r>
          <w:rPr>
            <w:rFonts w:eastAsia="LiberationSerif"/>
            <w:color w:val="000000"/>
          </w:rPr>
          <w:t xml:space="preserv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w:t>
        </w:r>
        <w:proofErr w:type="spellStart"/>
        <w:r>
          <w:rPr>
            <w:rFonts w:eastAsia="LiberationSerif"/>
          </w:rPr>
          <w:t>cos</w:t>
        </w:r>
        <w:proofErr w:type="spellEnd"/>
        <w:r>
          <w:rPr>
            <w:rFonts w:eastAsia="LiberationSerif"/>
          </w:rPr>
          <w:t xml:space="preserve">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900" w:author="clifford beta" w:date="2018-02-06T13:55:00Z"/>
          <w:rFonts w:eastAsia="LiberationSerif"/>
          <w:color w:val="000000"/>
        </w:rPr>
      </w:pPr>
      <w:ins w:id="901" w:author="clifford beta" w:date="2018-02-06T13:55:00Z">
        <w:r w:rsidRPr="00064F3D">
          <w:rPr>
            <w:rFonts w:eastAsia="LiberationSerif"/>
            <w:color w:val="000000"/>
          </w:rPr>
          <w:t xml:space="preserve">It can be shown that the distance </w:t>
        </w:r>
        <w:proofErr w:type="spellStart"/>
        <w:r w:rsidRPr="00064F3D">
          <w:rPr>
            <w:rFonts w:eastAsia="LiberationSerif-Italic"/>
            <w:i/>
            <w:iCs/>
            <w:color w:val="000000"/>
          </w:rPr>
          <w:t>r</w:t>
        </w:r>
        <w:r w:rsidRPr="00171DAC">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proofErr w:type="spellStart"/>
        <w:r w:rsidRPr="00064F3D">
          <w:rPr>
            <w:b/>
            <w:bCs/>
            <w:noProof/>
            <w:color w:val="000000"/>
          </w:rPr>
          <w:t>ρ</w:t>
        </w:r>
        <w:r w:rsidRPr="3A2FAD0B">
          <w:rPr>
            <w:b/>
            <w:i/>
            <w:color w:val="000000"/>
            <w:vertAlign w:val="subscript"/>
            <w:rPrChange w:id="902" w:author="Kerry Anne" w:date="2018-02-06T15:15:00Z">
              <w:rPr>
                <w:b/>
                <w:bCs/>
                <w:i/>
                <w:noProof/>
                <w:color w:val="000000"/>
                <w:vertAlign w:val="subscript"/>
              </w:rPr>
            </w:rPrChange>
          </w:rPr>
          <w:t>n</w:t>
        </w:r>
        <w:proofErr w:type="spellEnd"/>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903" w:author="clifford beta" w:date="2018-02-06T13:55:00Z"/>
          <w:rFonts w:eastAsia="LiberationSerif"/>
          <w:i/>
          <w:color w:val="000000"/>
        </w:rPr>
      </w:pPr>
      <w:ins w:id="904" w:author="clifford beta" w:date="2018-02-06T13:55:00Z">
        <w:r>
          <w:rPr>
            <w:rFonts w:eastAsia="LiberationSerif"/>
            <w:color w:val="000000"/>
          </w:rPr>
          <w:t xml:space="preserve">                                         </w:t>
        </w:r>
        <w:proofErr w:type="spellStart"/>
        <w:proofErr w:type="gramStart"/>
        <w:r w:rsidRPr="00840844">
          <w:rPr>
            <w:rFonts w:eastAsia="LiberationSerif"/>
            <w:i/>
            <w:color w:val="000000"/>
            <w:sz w:val="28"/>
            <w:szCs w:val="28"/>
          </w:rPr>
          <w:t>r</w:t>
        </w:r>
        <w:r w:rsidRPr="00524FAA">
          <w:rPr>
            <w:rFonts w:eastAsia="LiberationSerif"/>
            <w:i/>
            <w:color w:val="000000"/>
            <w:sz w:val="28"/>
            <w:szCs w:val="28"/>
            <w:vertAlign w:val="subscript"/>
          </w:rPr>
          <w:t>n</w:t>
        </w:r>
        <w:proofErr w:type="spellEnd"/>
        <w:proofErr w:type="gramEnd"/>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905" w:author="Kerry Anne" w:date="2018-02-06T15:15:00Z">
              <w:rPr>
                <w:b/>
                <w:bCs/>
                <w:noProof/>
                <w:color w:val="000000"/>
                <w:sz w:val="28"/>
              </w:rPr>
            </w:rPrChange>
          </w:rPr>
          <w:t xml:space="preserve"> </w:t>
        </w:r>
        <w:proofErr w:type="spellStart"/>
        <w:r w:rsidRPr="3A2FAD0B">
          <w:rPr>
            <w:color w:val="000000"/>
            <w:sz w:val="28"/>
            <w:szCs w:val="28"/>
            <w:rPrChange w:id="906" w:author="Kerry Anne" w:date="2018-02-06T15:15:00Z">
              <w:rPr>
                <w:bCs/>
                <w:noProof/>
                <w:color w:val="000000"/>
                <w:sz w:val="28"/>
              </w:rPr>
            </w:rPrChange>
          </w:rPr>
          <w:t>ρ</w:t>
        </w:r>
        <w:r w:rsidRPr="3A2FAD0B">
          <w:rPr>
            <w:i/>
            <w:color w:val="000000"/>
            <w:sz w:val="28"/>
            <w:szCs w:val="28"/>
            <w:vertAlign w:val="subscript"/>
            <w:rPrChange w:id="907" w:author="Kerry Anne" w:date="2018-02-06T15:15:00Z">
              <w:rPr>
                <w:bCs/>
                <w:i/>
                <w:noProof/>
                <w:color w:val="000000"/>
                <w:sz w:val="28"/>
                <w:vertAlign w:val="subscript"/>
              </w:rPr>
            </w:rPrChange>
          </w:rPr>
          <w:t>n</w:t>
        </w:r>
        <w:proofErr w:type="spellEnd"/>
        <w:r w:rsidRPr="3A2FAD0B">
          <w:rPr>
            <w:b/>
            <w:i/>
            <w:color w:val="000000"/>
            <w:sz w:val="28"/>
            <w:szCs w:val="28"/>
            <w:vertAlign w:val="subscript"/>
            <w:rPrChange w:id="908" w:author="Kerry Anne" w:date="2018-02-06T15:15:00Z">
              <w:rPr>
                <w:b/>
                <w:bCs/>
                <w:i/>
                <w:noProof/>
                <w:color w:val="000000"/>
                <w:sz w:val="28"/>
                <w:vertAlign w:val="subscript"/>
              </w:rPr>
            </w:rPrChange>
          </w:rPr>
          <w:t xml:space="preserve"> . </w:t>
        </w:r>
        <w:proofErr w:type="gramStart"/>
        <w:r w:rsidRPr="3A2FAD0B">
          <w:rPr>
            <w:i/>
            <w:color w:val="000000"/>
            <w:sz w:val="28"/>
            <w:szCs w:val="28"/>
            <w:rPrChange w:id="909" w:author="Kerry Anne" w:date="2018-02-06T15:15:00Z">
              <w:rPr>
                <w:bCs/>
                <w:i/>
                <w:noProof/>
                <w:color w:val="000000"/>
                <w:sz w:val="28"/>
              </w:rPr>
            </w:rPrChange>
          </w:rPr>
          <w:t>r</w:t>
        </w:r>
        <w:proofErr w:type="gramEnd"/>
      </w:ins>
    </w:p>
    <w:p w14:paraId="4A9E7821" w14:textId="77777777" w:rsidR="00EC5A31" w:rsidRDefault="00EC5A31" w:rsidP="00EC5A31">
      <w:pPr>
        <w:autoSpaceDE w:val="0"/>
        <w:autoSpaceDN w:val="0"/>
        <w:adjustRightInd w:val="0"/>
        <w:rPr>
          <w:ins w:id="910" w:author="clifford beta" w:date="2018-02-06T13:55:00Z"/>
          <w:rFonts w:eastAsia="LiberationSerif"/>
          <w:color w:val="000000"/>
        </w:rPr>
      </w:pPr>
      <w:proofErr w:type="gramStart"/>
      <w:ins w:id="911" w:author="clifford beta" w:date="2018-02-06T13:55:00Z">
        <w:r w:rsidRPr="00064F3D">
          <w:rPr>
            <w:rFonts w:eastAsia="LiberationSerif"/>
            <w:color w:val="000000"/>
          </w:rPr>
          <w:t>with</w:t>
        </w:r>
        <w:proofErr w:type="gramEnd"/>
      </w:ins>
    </w:p>
    <w:p w14:paraId="3C736986" w14:textId="77777777" w:rsidR="00EC5A31" w:rsidRPr="00A87AAD" w:rsidRDefault="00EC5A31" w:rsidP="00EC5A31">
      <w:pPr>
        <w:autoSpaceDE w:val="0"/>
        <w:autoSpaceDN w:val="0"/>
        <w:adjustRightInd w:val="0"/>
        <w:rPr>
          <w:ins w:id="912" w:author="clifford beta" w:date="2018-02-06T13:55:00Z"/>
          <w:rFonts w:eastAsia="LiberationSerif"/>
          <w:color w:val="000000"/>
        </w:rPr>
      </w:pPr>
      <w:ins w:id="913" w:author="clifford beta" w:date="2018-02-06T13:55:00Z">
        <w:r w:rsidRPr="00840844">
          <w:rPr>
            <w:rFonts w:eastAsia="LiberationSerif"/>
            <w:color w:val="000000"/>
            <w:sz w:val="28"/>
            <w:szCs w:val="28"/>
          </w:rPr>
          <w:t xml:space="preserve">             </w:t>
        </w:r>
        <w:proofErr w:type="spellStart"/>
        <w:proofErr w:type="gramStart"/>
        <w:r w:rsidRPr="3A2FAD0B">
          <w:rPr>
            <w:color w:val="000000"/>
            <w:sz w:val="28"/>
            <w:szCs w:val="28"/>
            <w:rPrChange w:id="914" w:author="Kerry Anne" w:date="2018-02-06T15:15:00Z">
              <w:rPr>
                <w:bCs/>
                <w:noProof/>
                <w:color w:val="000000"/>
                <w:sz w:val="28"/>
              </w:rPr>
            </w:rPrChange>
          </w:rPr>
          <w:t>ρ</w:t>
        </w:r>
        <w:r w:rsidRPr="3A2FAD0B">
          <w:rPr>
            <w:i/>
            <w:color w:val="000000"/>
            <w:sz w:val="28"/>
            <w:szCs w:val="28"/>
            <w:vertAlign w:val="subscript"/>
            <w:rPrChange w:id="915" w:author="Kerry Anne" w:date="2018-02-06T15:15:00Z">
              <w:rPr>
                <w:bCs/>
                <w:i/>
                <w:noProof/>
                <w:color w:val="000000"/>
                <w:sz w:val="28"/>
                <w:vertAlign w:val="subscript"/>
              </w:rPr>
            </w:rPrChange>
          </w:rPr>
          <w:t>n</w:t>
        </w:r>
        <w:proofErr w:type="spellEnd"/>
        <w:r w:rsidRPr="3A2FAD0B">
          <w:rPr>
            <w:i/>
            <w:color w:val="000000"/>
            <w:sz w:val="28"/>
            <w:szCs w:val="28"/>
            <w:vertAlign w:val="subscript"/>
            <w:rPrChange w:id="916" w:author="Kerry Anne" w:date="2018-02-06T15:15:00Z">
              <w:rPr>
                <w:bCs/>
                <w:i/>
                <w:noProof/>
                <w:color w:val="000000"/>
                <w:sz w:val="28"/>
                <w:vertAlign w:val="subscript"/>
              </w:rPr>
            </w:rPrChange>
          </w:rPr>
          <w:t xml:space="preserve"> .</w:t>
        </w:r>
        <w:proofErr w:type="gramEnd"/>
        <w:r w:rsidRPr="3A2FAD0B">
          <w:rPr>
            <w:i/>
            <w:color w:val="000000"/>
            <w:sz w:val="28"/>
            <w:szCs w:val="28"/>
            <w:vertAlign w:val="subscript"/>
            <w:rPrChange w:id="917" w:author="Kerry Anne" w:date="2018-02-06T15:15:00Z">
              <w:rPr>
                <w:bCs/>
                <w:i/>
                <w:noProof/>
                <w:color w:val="000000"/>
                <w:sz w:val="28"/>
                <w:vertAlign w:val="subscript"/>
              </w:rPr>
            </w:rPrChange>
          </w:rPr>
          <w:t xml:space="preserve"> </w:t>
        </w:r>
        <w:r w:rsidRPr="3A2FAD0B">
          <w:rPr>
            <w:i/>
            <w:color w:val="000000"/>
            <w:sz w:val="28"/>
            <w:szCs w:val="28"/>
            <w:rPrChange w:id="918" w:author="Kerry Anne" w:date="2018-02-06T15:15:00Z">
              <w:rPr>
                <w:bCs/>
                <w:i/>
                <w:noProof/>
                <w:color w:val="000000"/>
                <w:sz w:val="28"/>
              </w:rPr>
            </w:rPrChange>
          </w:rPr>
          <w:t xml:space="preserve">r </w:t>
        </w:r>
        <w:r w:rsidRPr="3A2FAD0B">
          <w:rPr>
            <w:color w:val="000000"/>
            <w:rPrChange w:id="919"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proofErr w:type="spellStart"/>
        <w:r>
          <w:rPr>
            <w:rFonts w:eastAsia="LiberationSerif"/>
            <w:color w:val="000000"/>
          </w:rPr>
          <w:t>cos</w:t>
        </w:r>
        <w:proofErr w:type="spellEnd"/>
        <w:r>
          <w:rPr>
            <w:rFonts w:eastAsia="LiberationSerif"/>
            <w:color w:val="000000"/>
          </w:rPr>
          <w:t xml:space="preserve"> </w:t>
        </w:r>
        <w:r w:rsidRPr="00840844">
          <w:rPr>
            <w:rFonts w:eastAsia="LiberationSerif-Italic"/>
            <w:i/>
            <w:sz w:val="28"/>
            <w:szCs w:val="28"/>
          </w:rPr>
          <w:t>ϕ</w:t>
        </w:r>
        <w:r>
          <w:rPr>
            <w:rFonts w:eastAsia="LiberationSerif-Italic"/>
            <w:i/>
            <w:iCs/>
          </w:rPr>
          <w:t xml:space="preserve"> </w:t>
        </w:r>
        <w:proofErr w:type="spellStart"/>
        <w:r w:rsidRPr="00840844">
          <w:rPr>
            <w:rFonts w:eastAsia="LiberationSerif-Italic"/>
          </w:rPr>
          <w:t>cos</w:t>
        </w:r>
        <w:proofErr w:type="spellEnd"/>
        <w:r w:rsidRPr="00524FAA">
          <w:rPr>
            <w:rFonts w:eastAsia="LiberationSerif-Italic"/>
            <w:i/>
            <w:sz w:val="28"/>
            <w:szCs w:val="28"/>
          </w:rPr>
          <w:t xml:space="preserve"> </w:t>
        </w:r>
        <w:proofErr w:type="spellStart"/>
        <w:proofErr w:type="gramStart"/>
        <w:r w:rsidRPr="003B1DA8">
          <w:rPr>
            <w:rFonts w:eastAsia="LiberationSerif-Italic"/>
            <w:i/>
            <w:sz w:val="28"/>
            <w:szCs w:val="28"/>
          </w:rPr>
          <w:t>ϕ</w:t>
        </w:r>
        <w:r w:rsidRPr="007A2735">
          <w:rPr>
            <w:rFonts w:eastAsia="LiberationSerif-Italic"/>
            <w:i/>
            <w:sz w:val="28"/>
            <w:szCs w:val="28"/>
            <w:vertAlign w:val="subscript"/>
          </w:rPr>
          <w:t>n</w:t>
        </w:r>
        <w:proofErr w:type="spellEnd"/>
        <w:r w:rsidRPr="007A2735">
          <w:rPr>
            <w:rFonts w:eastAsia="LiberationSerif-Italic"/>
            <w:i/>
            <w:sz w:val="28"/>
            <w:szCs w:val="28"/>
            <w:vertAlign w:val="subscript"/>
          </w:rPr>
          <w:t xml:space="preserve">  </w:t>
        </w:r>
        <w:r w:rsidRPr="00847298">
          <w:rPr>
            <w:rFonts w:eastAsia="LiberationSerif-Italic"/>
          </w:rPr>
          <w:t>+</w:t>
        </w:r>
        <w:proofErr w:type="gramEnd"/>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proofErr w:type="spellStart"/>
        <w:r w:rsidRPr="00524FAA">
          <w:rPr>
            <w:rFonts w:eastAsia="LiberationSerif-Italic"/>
            <w:i/>
            <w:sz w:val="28"/>
            <w:szCs w:val="28"/>
          </w:rPr>
          <w:t>ϕ</w:t>
        </w:r>
        <w:r w:rsidRPr="003B1DA8">
          <w:rPr>
            <w:rFonts w:eastAsia="LiberationSerif-Italic"/>
            <w:i/>
            <w:sz w:val="28"/>
            <w:szCs w:val="28"/>
            <w:vertAlign w:val="subscript"/>
          </w:rPr>
          <w:t>n</w:t>
        </w:r>
        <w:proofErr w:type="spellEnd"/>
        <w:r w:rsidRPr="003B1DA8">
          <w:rPr>
            <w:rFonts w:eastAsia="LiberationSerif-Italic"/>
            <w:i/>
            <w:sz w:val="28"/>
            <w:szCs w:val="28"/>
            <w:vertAlign w:val="subscript"/>
          </w:rPr>
          <w:t xml:space="preserve">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w:t>
        </w:r>
        <w:proofErr w:type="spellStart"/>
        <w:r w:rsidRPr="00840844">
          <w:rPr>
            <w:rFonts w:eastAsia="LiberationSerif-Italic"/>
          </w:rPr>
          <w:t>cos</w:t>
        </w:r>
        <w:proofErr w:type="spellEnd"/>
        <w:r w:rsidRPr="00840844">
          <w:rPr>
            <w:rFonts w:eastAsia="LiberationSerif-Italic"/>
          </w:rPr>
          <w:t>(</w:t>
        </w:r>
        <w:r w:rsidRPr="00524FAA">
          <w:rPr>
            <w:rFonts w:eastAsia="LiberationSerif-Italic"/>
            <w:i/>
            <w:sz w:val="28"/>
            <w:szCs w:val="28"/>
          </w:rPr>
          <w:t>ϕ</w:t>
        </w:r>
        <w:r w:rsidRPr="003B1DA8">
          <w:rPr>
            <w:rFonts w:eastAsia="LiberationSerif-Italic"/>
            <w:i/>
            <w:sz w:val="28"/>
            <w:szCs w:val="28"/>
          </w:rPr>
          <w:t xml:space="preserve"> - </w:t>
        </w:r>
        <w:proofErr w:type="spellStart"/>
        <w:r w:rsidRPr="007A2735">
          <w:rPr>
            <w:rFonts w:eastAsia="LiberationSerif-Italic"/>
            <w:i/>
            <w:sz w:val="28"/>
            <w:szCs w:val="28"/>
          </w:rPr>
          <w:t>ϕ</w:t>
        </w:r>
        <w:r w:rsidRPr="00847298">
          <w:rPr>
            <w:rFonts w:eastAsia="LiberationSerif-Italic"/>
            <w:i/>
            <w:sz w:val="28"/>
            <w:szCs w:val="28"/>
            <w:vertAlign w:val="subscript"/>
          </w:rPr>
          <w:t>n</w:t>
        </w:r>
        <w:proofErr w:type="spellEnd"/>
        <w:r w:rsidRPr="008854C9">
          <w:rPr>
            <w:rFonts w:eastAsia="LiberationSerif-Italic"/>
          </w:rPr>
          <w:t>)</w:t>
        </w:r>
      </w:ins>
    </w:p>
    <w:p w14:paraId="32A403DC" w14:textId="77777777" w:rsidR="00EC5A31" w:rsidRPr="00064F3D" w:rsidRDefault="00EC5A31" w:rsidP="00EC5A31">
      <w:pPr>
        <w:autoSpaceDE w:val="0"/>
        <w:autoSpaceDN w:val="0"/>
        <w:adjustRightInd w:val="0"/>
        <w:rPr>
          <w:ins w:id="920" w:author="clifford beta" w:date="2018-02-06T13:55:00Z"/>
          <w:rFonts w:eastAsia="LiberationSerif"/>
          <w:color w:val="000000"/>
        </w:rPr>
      </w:pPr>
      <w:ins w:id="921"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22" w:author="clifford beta" w:date="2018-02-06T13:55:00Z"/>
          <w:rFonts w:eastAsia="LiberationSerif"/>
          <w:color w:val="000000"/>
        </w:rPr>
      </w:pPr>
      <w:ins w:id="923"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24" w:author="clifford beta" w:date="2018-02-06T13:55:00Z"/>
          <w:rFonts w:eastAsia="LiberationSerif"/>
          <w:color w:val="000000"/>
        </w:rPr>
      </w:pPr>
      <w:ins w:id="925"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26" w:author="clifford beta" w:date="2018-02-06T13:55:00Z"/>
          <w:rFonts w:eastAsia="LiberationSerif"/>
          <w:color w:val="000000"/>
        </w:rPr>
      </w:pPr>
      <w:ins w:id="927"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8" w:author="clifford beta" w:date="2018-02-06T13:55:00Z"/>
          <w:rFonts w:eastAsia="LiberationSerif-Italic"/>
        </w:rPr>
      </w:pPr>
      <w:ins w:id="929" w:author="clifford beta" w:date="2018-02-06T13:55:00Z">
        <w:r>
          <w:rPr>
            <w:rFonts w:eastAsia="LiberationSerif"/>
            <w:color w:val="000000"/>
          </w:rPr>
          <w:t xml:space="preserve">         </w:t>
        </w:r>
        <w:proofErr w:type="spellStart"/>
        <w:proofErr w:type="gram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003B1DA8">
          <w:rPr>
            <w:rFonts w:eastAsia="LiberationSerif-Italic"/>
            <w:sz w:val="28"/>
            <w:szCs w:val="28"/>
            <w:vertAlign w:val="subscript"/>
          </w:rPr>
          <w:t xml:space="preserve"> </w:t>
        </w:r>
        <w:r w:rsidRPr="007A2735">
          <w:rPr>
            <w:rFonts w:eastAsia="LiberationSerif-Italic"/>
            <w:sz w:val="28"/>
            <w:szCs w:val="28"/>
          </w:rPr>
          <w:t>=</w:t>
        </w:r>
        <w:proofErr w:type="gramEnd"/>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30" w:author="clifford beta" w:date="2018-02-06T13:55:00Z"/>
          <w:rFonts w:eastAsia="LiberationSerif"/>
          <w:color w:val="000000"/>
        </w:rPr>
      </w:pPr>
    </w:p>
    <w:p w14:paraId="11DD1FF5" w14:textId="77777777" w:rsidR="00EC5A31" w:rsidRDefault="00EC5A31" w:rsidP="00EC5A31">
      <w:pPr>
        <w:autoSpaceDE w:val="0"/>
        <w:autoSpaceDN w:val="0"/>
        <w:adjustRightInd w:val="0"/>
        <w:rPr>
          <w:ins w:id="931" w:author="clifford beta" w:date="2018-02-06T13:55:00Z"/>
          <w:rFonts w:eastAsia="LiberationSerif"/>
          <w:b/>
          <w:bCs/>
          <w:color w:val="000000"/>
        </w:rPr>
      </w:pPr>
      <w:ins w:id="932"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33" w:author="clifford beta" w:date="2018-02-06T13:57:00Z">
          <w:pPr>
            <w:autoSpaceDE w:val="0"/>
            <w:autoSpaceDN w:val="0"/>
            <w:adjustRightInd w:val="0"/>
          </w:pPr>
        </w:pPrChange>
      </w:pPr>
      <w:ins w:id="934" w:author="clifford beta" w:date="2018-02-06T13:55:00Z">
        <w:r>
          <w:rPr>
            <w:rFonts w:eastAsia="LiberationSerif"/>
          </w:rPr>
          <w:t xml:space="preserve"> </w:t>
        </w:r>
        <w:proofErr w:type="spellStart"/>
        <w:r w:rsidRPr="00064F3D">
          <w:rPr>
            <w:rFonts w:eastAsia="LiberationSerif"/>
          </w:rPr>
          <w:t>Beamsteered</w:t>
        </w:r>
        <w:proofErr w:type="spellEnd"/>
        <w:r w:rsidRPr="00064F3D">
          <w:rPr>
            <w:rFonts w:eastAsia="LiberationSerif"/>
          </w:rPr>
          <w:t xml:space="preserve"> Circular Arrays</w:t>
        </w:r>
      </w:ins>
    </w:p>
    <w:p w14:paraId="3818A753" w14:textId="77777777" w:rsidR="00EC5A31" w:rsidRDefault="00EC5A31" w:rsidP="00EC5A31">
      <w:pPr>
        <w:autoSpaceDE w:val="0"/>
        <w:autoSpaceDN w:val="0"/>
        <w:adjustRightInd w:val="0"/>
        <w:rPr>
          <w:ins w:id="935" w:author="clifford beta" w:date="2018-02-06T13:55:00Z"/>
          <w:rFonts w:eastAsia="LiberationSerif"/>
          <w:color w:val="000000"/>
        </w:rPr>
      </w:pPr>
      <w:ins w:id="936" w:author="clifford beta" w:date="2018-02-06T13:55:00Z">
        <w:r w:rsidRPr="00064F3D">
          <w:rPr>
            <w:rFonts w:eastAsia="LiberationSerif"/>
            <w:color w:val="000000"/>
          </w:rPr>
          <w:t xml:space="preserve">The </w:t>
        </w:r>
        <w:proofErr w:type="spellStart"/>
        <w:r w:rsidRPr="00064F3D">
          <w:rPr>
            <w:rFonts w:eastAsia="LiberationSerif"/>
            <w:color w:val="000000"/>
          </w:rPr>
          <w:t>beamsteering</w:t>
        </w:r>
        <w:proofErr w:type="spellEnd"/>
        <w:r w:rsidRPr="00064F3D">
          <w:rPr>
            <w:rFonts w:eastAsia="LiberationSerif"/>
            <w:color w:val="000000"/>
          </w:rPr>
          <w:t xml:space="preserve"> of circular arrays is identical in for</w:t>
        </w:r>
        <w:r>
          <w:rPr>
            <w:rFonts w:eastAsia="LiberationSerif"/>
            <w:color w:val="000000"/>
          </w:rPr>
          <w:t xml:space="preserve">m to the </w:t>
        </w:r>
        <w:proofErr w:type="spellStart"/>
        <w:r>
          <w:rPr>
            <w:rFonts w:eastAsia="LiberationSerif"/>
            <w:color w:val="000000"/>
          </w:rPr>
          <w:t>beamsteering</w:t>
        </w:r>
        <w:proofErr w:type="spellEnd"/>
        <w:r>
          <w:rPr>
            <w:rFonts w:eastAsia="LiberationSerif"/>
            <w:color w:val="000000"/>
          </w:rPr>
          <w:t xml:space="preserve"> of linear </w:t>
        </w:r>
        <w:r w:rsidRPr="00064F3D">
          <w:rPr>
            <w:rFonts w:eastAsia="LiberationSerif"/>
            <w:color w:val="000000"/>
          </w:rPr>
          <w:t xml:space="preserve">arrays. If we </w:t>
        </w:r>
        <w:proofErr w:type="spellStart"/>
        <w:r w:rsidRPr="00064F3D">
          <w:rPr>
            <w:rFonts w:eastAsia="LiberationSerif"/>
            <w:color w:val="000000"/>
          </w:rPr>
          <w:t>beamsteer</w:t>
        </w:r>
        <w:proofErr w:type="spellEnd"/>
        <w:r w:rsidRPr="00064F3D">
          <w:rPr>
            <w:rFonts w:eastAsia="LiberationSerif"/>
            <w:color w:val="000000"/>
          </w:rPr>
          <w:t xml:space="preserve">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proofErr w:type="spellStart"/>
        <w:r w:rsidRPr="00840844">
          <w:rPr>
            <w:rFonts w:eastAsia="LiberationSerif-Italic"/>
            <w:i/>
            <w:color w:val="000000"/>
            <w:sz w:val="28"/>
            <w:szCs w:val="28"/>
          </w:rPr>
          <w:t>δ</w:t>
        </w:r>
        <w:r w:rsidRPr="00BA0192">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w:t>
        </w:r>
        <w:proofErr w:type="spellStart"/>
        <w:r w:rsidRPr="00064F3D">
          <w:rPr>
            <w:rFonts w:eastAsia="LiberationSerif-Italic"/>
            <w:i/>
            <w:iCs/>
            <w:color w:val="000000"/>
          </w:rPr>
          <w:t>ka</w:t>
        </w:r>
        <w:proofErr w:type="spellEnd"/>
        <w:r w:rsidRPr="00064F3D">
          <w:rPr>
            <w:rFonts w:eastAsia="LiberationSerif-Italic"/>
            <w:i/>
            <w:iCs/>
            <w:color w:val="000000"/>
          </w:rPr>
          <w:t xml:space="preserve">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w:t>
        </w:r>
        <w:proofErr w:type="spellStart"/>
        <w:proofErr w:type="gramStart"/>
        <w:r w:rsidRPr="00064F3D">
          <w:rPr>
            <w:rFonts w:eastAsia="LiberationSerif"/>
            <w:color w:val="000000"/>
          </w:rPr>
          <w:t>cos</w:t>
        </w:r>
        <w:proofErr w:type="spellEnd"/>
        <w:r w:rsidRPr="00064F3D">
          <w:rPr>
            <w:rFonts w:eastAsia="LiberationSerif"/>
            <w:color w:val="000000"/>
          </w:rPr>
          <w:t>(</w:t>
        </w:r>
        <w:proofErr w:type="gramEnd"/>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proofErr w:type="spellStart"/>
        <w:r w:rsidRPr="007A2735">
          <w:rPr>
            <w:rFonts w:eastAsia="LiberationSerif-Italic"/>
            <w:i/>
            <w:color w:val="000000"/>
            <w:sz w:val="28"/>
            <w:szCs w:val="28"/>
          </w:rPr>
          <w:t>ϕ</w:t>
        </w:r>
        <w:r w:rsidRPr="00847298">
          <w:rPr>
            <w:rFonts w:eastAsia="LiberationSerif-Italic"/>
            <w:i/>
            <w:color w:val="000000"/>
            <w:sz w:val="28"/>
            <w:szCs w:val="28"/>
            <w:vertAlign w:val="subscript"/>
          </w:rPr>
          <w:t>n</w:t>
        </w:r>
        <w:proofErr w:type="spellEnd"/>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37"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8" w:author="clifford beta" w:date="2018-02-06T13:55:00Z"/>
          <w:rFonts w:eastAsia="LiberationSerif"/>
          <w:b/>
          <w:bCs/>
          <w:color w:val="000000"/>
        </w:rPr>
      </w:pPr>
      <w:ins w:id="939"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40" w:author="clifford beta" w:date="2018-02-06T13:55:00Z"/>
          <w:rFonts w:eastAsia="LiberationSerif"/>
        </w:rPr>
      </w:pPr>
      <w:ins w:id="941"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42" w:author="clifford beta" w:date="2018-02-06T13:55:00Z"/>
          <w:rFonts w:eastAsia="LiberationSerif"/>
          <w:color w:val="000000"/>
        </w:rPr>
      </w:pPr>
    </w:p>
    <w:p w14:paraId="24468751" w14:textId="77777777" w:rsidR="00EC5A31" w:rsidRDefault="00EC5A31" w:rsidP="00EC5A31">
      <w:pPr>
        <w:autoSpaceDE w:val="0"/>
        <w:autoSpaceDN w:val="0"/>
        <w:adjustRightInd w:val="0"/>
        <w:rPr>
          <w:ins w:id="943" w:author="clifford beta" w:date="2018-02-06T13:55:00Z"/>
          <w:rFonts w:eastAsia="STIXMath-Italic"/>
        </w:rPr>
      </w:pPr>
      <w:ins w:id="944"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45" w:author="clifford beta" w:date="2018-02-06T13:55:00Z"/>
        </w:rPr>
      </w:pPr>
      <w:ins w:id="946"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47" w:author="clifford beta" w:date="2018-02-06T13:55:00Z"/>
          <w:rFonts w:eastAsia="STIXMath-Italic"/>
        </w:rPr>
      </w:pPr>
      <w:proofErr w:type="gramStart"/>
      <w:ins w:id="948" w:author="clifford beta" w:date="2018-02-06T13:55:00Z">
        <w:r w:rsidRPr="00563277">
          <w:t>elements</w:t>
        </w:r>
        <w:proofErr w:type="gramEnd"/>
        <w:r w:rsidRPr="00563277">
          <w:t xml:space="preserve"> (</w:t>
        </w:r>
        <w:proofErr w:type="spellStart"/>
        <w:r w:rsidRPr="00563277">
          <w:rPr>
            <w:i/>
            <w:iCs/>
          </w:rPr>
          <w:t>C</w:t>
        </w:r>
        <w:r w:rsidRPr="00563277">
          <w:rPr>
            <w:rFonts w:eastAsia="STIXMath-Regular"/>
          </w:rPr>
          <w:t>∕λ</w:t>
        </w:r>
        <w:proofErr w:type="spellEnd"/>
        <w:r w:rsidRPr="00563277">
          <w:rPr>
            <w:rFonts w:eastAsia="STIXMath-Regular"/>
          </w:rPr>
          <w:t xml:space="preserve"> = </w:t>
        </w:r>
        <w:proofErr w:type="spellStart"/>
        <w:r w:rsidRPr="00563277">
          <w:rPr>
            <w:i/>
            <w:iCs/>
          </w:rPr>
          <w:t>ka</w:t>
        </w:r>
        <w:proofErr w:type="spellEnd"/>
        <w:r w:rsidRPr="00563277">
          <w:rPr>
            <w:i/>
            <w:iCs/>
          </w:rPr>
          <w:t xml:space="preserve"> </w:t>
        </w:r>
        <w:r w:rsidRPr="00563277">
          <w:rPr>
            <w:rFonts w:eastAsia="STIXMath-Regular"/>
          </w:rPr>
          <w:t xml:space="preserve">= </w:t>
        </w:r>
        <w:r w:rsidRPr="00563277">
          <w:t>10).</w:t>
        </w:r>
      </w:ins>
    </w:p>
    <w:p w14:paraId="22CB9221" w14:textId="77777777" w:rsidR="00EC5A31" w:rsidRDefault="00EC5A31" w:rsidP="00EC5A31">
      <w:pPr>
        <w:rPr>
          <w:ins w:id="949" w:author="clifford beta" w:date="2018-02-06T13:55:00Z"/>
        </w:rPr>
      </w:pPr>
      <w:ins w:id="950"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51" w:author="clifford beta" w:date="2018-02-06T13:57:00Z"/>
        </w:rPr>
      </w:pPr>
      <w:ins w:id="952"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proofErr w:type="spellStart"/>
        <w:r w:rsidRPr="000D61A9">
          <w:rPr>
            <w:i/>
            <w:iCs/>
          </w:rPr>
          <w:t>C</w:t>
        </w:r>
        <w:r w:rsidRPr="000D61A9">
          <w:rPr>
            <w:rFonts w:eastAsia="STIXMath-Regular"/>
          </w:rPr>
          <w:t>∕λ</w:t>
        </w:r>
        <w:proofErr w:type="spellEnd"/>
        <w:r w:rsidRPr="000D61A9">
          <w:rPr>
            <w:rFonts w:eastAsia="STIXMath-Regular"/>
          </w:rPr>
          <w:t xml:space="preserve"> = </w:t>
        </w:r>
        <w:proofErr w:type="spellStart"/>
        <w:r w:rsidRPr="000D61A9">
          <w:rPr>
            <w:i/>
            <w:iCs/>
          </w:rPr>
          <w:t>ka</w:t>
        </w:r>
        <w:proofErr w:type="spellEnd"/>
        <w:r w:rsidRPr="000D61A9">
          <w:rPr>
            <w:i/>
            <w:iCs/>
          </w:rPr>
          <w:t xml:space="preserve">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53" w:author="clifford beta" w:date="2018-02-06T13:55:00Z"/>
        </w:rPr>
      </w:pPr>
    </w:p>
    <w:p w14:paraId="1C7F590E" w14:textId="77777777" w:rsidR="00EC5A31" w:rsidRPr="00D0101B" w:rsidRDefault="00EC5A31">
      <w:pPr>
        <w:pStyle w:val="Heading3"/>
        <w:rPr>
          <w:ins w:id="954" w:author="clifford beta" w:date="2018-02-06T13:55:00Z"/>
        </w:rPr>
        <w:pPrChange w:id="955" w:author="clifford beta" w:date="2018-02-06T13:57:00Z">
          <w:pPr>
            <w:autoSpaceDE w:val="0"/>
            <w:autoSpaceDN w:val="0"/>
            <w:adjustRightInd w:val="0"/>
          </w:pPr>
        </w:pPrChange>
      </w:pPr>
      <w:ins w:id="956" w:author="clifford beta" w:date="2018-02-06T13:55:00Z">
        <w:r w:rsidRPr="00D0101B">
          <w:t>Rectangular Planar Arrays</w:t>
        </w:r>
      </w:ins>
    </w:p>
    <w:p w14:paraId="5C883C89" w14:textId="77777777" w:rsidR="00EC5A31" w:rsidRDefault="00EC5A31" w:rsidP="00EC5A31">
      <w:pPr>
        <w:autoSpaceDE w:val="0"/>
        <w:autoSpaceDN w:val="0"/>
        <w:adjustRightInd w:val="0"/>
        <w:rPr>
          <w:ins w:id="957" w:author="clifford beta" w:date="2018-02-06T13:55:00Z"/>
          <w:rFonts w:eastAsia="LiberationSerif"/>
          <w:color w:val="000000"/>
        </w:rPr>
      </w:pPr>
      <w:ins w:id="958"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proofErr w:type="spellStart"/>
        <w:r w:rsidRPr="00840844">
          <w:rPr>
            <w:rFonts w:eastAsia="LiberationSerif-Italic"/>
            <w:i/>
            <w:color w:val="000000"/>
            <w:sz w:val="28"/>
            <w:szCs w:val="28"/>
          </w:rPr>
          <w:t>w</w:t>
        </w:r>
        <w:r w:rsidRPr="00524FAA">
          <w:rPr>
            <w:rFonts w:eastAsia="LiberationSerif-Italic"/>
            <w:i/>
            <w:color w:val="000000"/>
            <w:sz w:val="28"/>
            <w:szCs w:val="28"/>
            <w:vertAlign w:val="subscript"/>
          </w:rPr>
          <w:t>mn</w:t>
        </w:r>
        <w:proofErr w:type="spellEnd"/>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proofErr w:type="spellStart"/>
        <w:proofErr w:type="gramStart"/>
        <w:r w:rsidRPr="00840844">
          <w:rPr>
            <w:rFonts w:eastAsia="LiberationSerif-Italic"/>
            <w:i/>
            <w:color w:val="000000"/>
            <w:sz w:val="28"/>
            <w:szCs w:val="28"/>
          </w:rPr>
          <w:t>d</w:t>
        </w:r>
        <w:r w:rsidRPr="00524FAA">
          <w:rPr>
            <w:rFonts w:eastAsia="LiberationSerif-Italic"/>
            <w:i/>
            <w:color w:val="000000"/>
            <w:sz w:val="28"/>
            <w:szCs w:val="28"/>
            <w:vertAlign w:val="subscript"/>
          </w:rPr>
          <w:t>y</w:t>
        </w:r>
        <w:proofErr w:type="spellEnd"/>
        <w:proofErr w:type="gramEnd"/>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9" w:author="clifford beta" w:date="2018-02-06T13:55:00Z"/>
          <w:rFonts w:eastAsia="LiberationSerif"/>
          <w:color w:val="000000"/>
        </w:rPr>
      </w:pPr>
      <w:ins w:id="960"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61" w:author="clifford beta" w:date="2018-02-06T13:55:00Z"/>
          <w:rFonts w:eastAsia="LiberationSerif"/>
          <w:color w:val="000000"/>
        </w:rPr>
      </w:pPr>
    </w:p>
    <w:p w14:paraId="0C0F2C7D" w14:textId="77777777" w:rsidR="00EC5A31" w:rsidRDefault="00EC5A31" w:rsidP="00EC5A31">
      <w:pPr>
        <w:autoSpaceDE w:val="0"/>
        <w:autoSpaceDN w:val="0"/>
        <w:adjustRightInd w:val="0"/>
        <w:rPr>
          <w:ins w:id="962" w:author="clifford beta" w:date="2018-02-06T13:55:00Z"/>
          <w:rFonts w:eastAsia="LiberationSerif"/>
          <w:color w:val="000000"/>
        </w:rPr>
      </w:pPr>
    </w:p>
    <w:p w14:paraId="3D2A620B" w14:textId="77777777" w:rsidR="00EC5A31" w:rsidRDefault="00EC5A31" w:rsidP="00EC5A31">
      <w:pPr>
        <w:autoSpaceDE w:val="0"/>
        <w:autoSpaceDN w:val="0"/>
        <w:adjustRightInd w:val="0"/>
        <w:rPr>
          <w:ins w:id="963" w:author="clifford beta" w:date="2018-02-06T13:55:00Z"/>
          <w:rFonts w:eastAsia="LiberationSerif"/>
          <w:color w:val="000000"/>
        </w:rPr>
      </w:pPr>
      <w:ins w:id="964"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65" w:author="clifford beta" w:date="2018-02-06T13:55:00Z"/>
          <w:rFonts w:eastAsia="LiberationSerif"/>
          <w:color w:val="000000"/>
        </w:rPr>
      </w:pPr>
      <w:ins w:id="966"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67" w:author="clifford beta" w:date="2018-02-06T13:55:00Z"/>
          <w:rFonts w:eastAsia="LiberationSerif"/>
          <w:color w:val="000000"/>
        </w:rPr>
      </w:pPr>
      <w:ins w:id="968"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9" w:author="clifford beta" w:date="2018-02-06T13:55:00Z"/>
          <w:rFonts w:eastAsia="LiberationSerif"/>
          <w:color w:val="000000"/>
        </w:rPr>
      </w:pPr>
      <w:proofErr w:type="gramStart"/>
      <w:ins w:id="970" w:author="clifford beta" w:date="2018-02-06T13:55:00Z">
        <w:r w:rsidRPr="00A15AEF">
          <w:rPr>
            <w:rFonts w:eastAsia="LiberationSerif"/>
            <w:color w:val="000000"/>
          </w:rPr>
          <w:t>where</w:t>
        </w:r>
        <w:proofErr w:type="gramEnd"/>
        <w:r w:rsidRPr="00A15AEF">
          <w:rPr>
            <w:rFonts w:eastAsia="LiberationSerif"/>
            <w:color w:val="000000"/>
          </w:rPr>
          <w:t xml:space="preserve"> </w:t>
        </w:r>
        <w:proofErr w:type="spellStart"/>
        <w:r w:rsidRPr="00840844">
          <w:rPr>
            <w:rFonts w:eastAsia="LiberationSerif-Italic"/>
            <w:i/>
            <w:color w:val="000000"/>
            <w:sz w:val="28"/>
            <w:szCs w:val="28"/>
          </w:rPr>
          <w:t>ω</w:t>
        </w:r>
        <w:r w:rsidRPr="00524FAA">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71" w:author="clifford beta" w:date="2018-02-06T13:55:00Z"/>
          <w:rFonts w:eastAsia="LiberationSerif"/>
          <w:color w:val="000000"/>
        </w:rPr>
      </w:pPr>
      <w:ins w:id="972"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73" w:author="clifford beta" w:date="2018-02-06T13:55:00Z"/>
          <w:rFonts w:eastAsia="LiberationSerif"/>
          <w:color w:val="000000"/>
        </w:rPr>
      </w:pPr>
      <w:proofErr w:type="gramStart"/>
      <w:ins w:id="974" w:author="clifford beta" w:date="2018-02-06T13:55:00Z">
        <w:r w:rsidRPr="00A15AEF">
          <w:rPr>
            <w:rFonts w:eastAsia="LiberationSerif"/>
            <w:color w:val="000000"/>
          </w:rPr>
          <w:t>designer’</w:t>
        </w:r>
        <w:r>
          <w:rPr>
            <w:rFonts w:eastAsia="LiberationSerif"/>
            <w:color w:val="000000"/>
          </w:rPr>
          <w:t>s</w:t>
        </w:r>
        <w:proofErr w:type="gramEnd"/>
        <w:r>
          <w:rPr>
            <w:rFonts w:eastAsia="LiberationSerif"/>
            <w:color w:val="000000"/>
          </w:rPr>
          <w:t xml:space="preserve">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proofErr w:type="spellStart"/>
        <w:r w:rsidRPr="00A15AEF">
          <w:rPr>
            <w:rFonts w:eastAsia="LiberationSerif-Italic"/>
            <w:i/>
            <w:iCs/>
            <w:color w:val="000000"/>
          </w:rPr>
          <w:t>ω</w:t>
        </w:r>
        <w:r w:rsidRPr="00840844">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75" w:author="clifford beta" w:date="2018-02-06T13:55:00Z"/>
          <w:rFonts w:eastAsia="LiberationSerif"/>
          <w:color w:val="000000"/>
        </w:rPr>
      </w:pPr>
      <w:ins w:id="976" w:author="clifford beta" w:date="2018-02-06T13:55:00Z">
        <w:r w:rsidRPr="00A15AEF">
          <w:rPr>
            <w:rFonts w:eastAsia="LiberationSerif"/>
            <w:color w:val="000000"/>
          </w:rPr>
          <w:t xml:space="preserve">If </w:t>
        </w:r>
        <w:proofErr w:type="spellStart"/>
        <w:r w:rsidRPr="00A15AEF">
          <w:rPr>
            <w:rFonts w:eastAsia="LiberationSerif"/>
            <w:color w:val="000000"/>
          </w:rPr>
          <w:t>beamsteering</w:t>
        </w:r>
        <w:proofErr w:type="spellEnd"/>
        <w:r w:rsidRPr="00A15AEF">
          <w:rPr>
            <w:rFonts w:eastAsia="LiberationSerif"/>
            <w:color w:val="000000"/>
          </w:rPr>
          <w:t xml:space="preserve">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77" w:author="clifford beta" w:date="2018-02-06T13:55:00Z"/>
          <w:rFonts w:eastAsia="LiberationSerif"/>
          <w:color w:val="000000"/>
          <w:sz w:val="28"/>
          <w:szCs w:val="28"/>
        </w:rPr>
      </w:pPr>
      <w:ins w:id="978" w:author="clifford beta" w:date="2018-02-06T13:55:00Z">
        <w:r>
          <w:rPr>
            <w:rFonts w:eastAsia="LiberationSerif"/>
            <w:color w:val="000000"/>
          </w:rPr>
          <w:t xml:space="preserve">                                         </w:t>
        </w:r>
        <w:proofErr w:type="gramStart"/>
        <w:r w:rsidRPr="00840844">
          <w:rPr>
            <w:rFonts w:eastAsia="LiberationSerif-Italic"/>
            <w:i/>
            <w:color w:val="000000"/>
            <w:sz w:val="28"/>
            <w:szCs w:val="28"/>
          </w:rPr>
          <w:t>β</w:t>
        </w:r>
        <w:r w:rsidRPr="00524FAA">
          <w:rPr>
            <w:rFonts w:eastAsia="LiberationSerif-Italic"/>
            <w:i/>
            <w:color w:val="000000"/>
            <w:sz w:val="28"/>
            <w:szCs w:val="28"/>
            <w:vertAlign w:val="subscript"/>
          </w:rPr>
          <w:t>x</w:t>
        </w:r>
        <w:proofErr w:type="gramEnd"/>
        <w:r w:rsidRPr="00524FAA">
          <w:rPr>
            <w:rFonts w:eastAsia="LiberationSerif-Italic"/>
            <w:i/>
            <w:color w:val="000000"/>
            <w:sz w:val="28"/>
            <w:szCs w:val="28"/>
            <w:vertAlign w:val="subscript"/>
          </w:rPr>
          <w:t xml:space="preserve">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xml:space="preserve">= -k </w:t>
        </w:r>
        <w:proofErr w:type="spellStart"/>
        <w:r w:rsidRPr="003B1DA8">
          <w:rPr>
            <w:rFonts w:eastAsia="LiberationSerif-Italic"/>
            <w:i/>
            <w:color w:val="000000"/>
            <w:sz w:val="28"/>
            <w:szCs w:val="28"/>
          </w:rPr>
          <w:t>d</w:t>
        </w:r>
        <w:r w:rsidRPr="007A2735">
          <w:rPr>
            <w:rFonts w:eastAsia="LiberationSerif-Italic"/>
            <w:i/>
            <w:color w:val="000000"/>
            <w:sz w:val="28"/>
            <w:szCs w:val="28"/>
            <w:vertAlign w:val="subscript"/>
          </w:rPr>
          <w:t>y</w:t>
        </w:r>
        <w:proofErr w:type="spellEnd"/>
        <w:r w:rsidRPr="007A2735">
          <w:rPr>
            <w:rFonts w:eastAsia="LiberationSerif-Italic"/>
            <w:i/>
            <w:color w:val="000000"/>
            <w:sz w:val="28"/>
            <w:szCs w:val="28"/>
            <w:vertAlign w:val="subscript"/>
          </w:rPr>
          <w:t xml:space="preserve">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9" w:author="Guest User" w:date="2018-02-06T10:36:00Z"/>
        </w:rPr>
      </w:pPr>
    </w:p>
    <w:p w14:paraId="12A874FD" w14:textId="07770059" w:rsidR="00354541" w:rsidDel="00EC5A31" w:rsidRDefault="00354541" w:rsidP="00354541">
      <w:pPr>
        <w:rPr>
          <w:del w:id="980" w:author="clifford beta" w:date="2018-02-06T13:55:00Z"/>
        </w:rPr>
      </w:pPr>
      <w:del w:id="981" w:author="clifford beta" w:date="2018-02-06T13:55:00Z">
        <w:r w:rsidDel="00EC5A31">
          <w:delText>Linear</w:delText>
        </w:r>
      </w:del>
    </w:p>
    <w:p w14:paraId="563B2947" w14:textId="0A2C4771" w:rsidR="00354541" w:rsidDel="00EC5A31" w:rsidRDefault="00354541" w:rsidP="00354541">
      <w:pPr>
        <w:rPr>
          <w:del w:id="982" w:author="clifford beta" w:date="2018-02-06T13:55:00Z"/>
        </w:rPr>
      </w:pPr>
      <w:del w:id="983" w:author="clifford beta" w:date="2018-02-06T13:55:00Z">
        <w:r w:rsidDel="00EC5A31">
          <w:delText>Circular</w:delText>
        </w:r>
      </w:del>
    </w:p>
    <w:p w14:paraId="745FFA74" w14:textId="0136A4AF" w:rsidR="00354541" w:rsidDel="00EC5A31" w:rsidRDefault="00354541" w:rsidP="00354541">
      <w:pPr>
        <w:rPr>
          <w:del w:id="984" w:author="clifford beta" w:date="2018-02-06T13:55:00Z"/>
        </w:rPr>
      </w:pPr>
      <w:del w:id="985" w:author="clifford beta" w:date="2018-02-06T13:55:00Z">
        <w:r w:rsidDel="00EC5A31">
          <w:delText>Rectangular</w:delText>
        </w:r>
      </w:del>
    </w:p>
    <w:p w14:paraId="3591E8B0" w14:textId="77777777" w:rsidR="00354541" w:rsidRDefault="00354541" w:rsidP="00354541">
      <w:pPr>
        <w:rPr>
          <w:ins w:id="986" w:author="clifford beta" w:date="2018-02-01T11:36:00Z"/>
        </w:rPr>
      </w:pPr>
    </w:p>
    <w:p w14:paraId="3C056C7E" w14:textId="77777777" w:rsidR="008D42ED" w:rsidRPr="00354541" w:rsidRDefault="008D42ED" w:rsidP="00354541"/>
    <w:p w14:paraId="33C62064" w14:textId="6156ECAA" w:rsidR="00354541" w:rsidRDefault="00354541" w:rsidP="000E01EB">
      <w:pPr>
        <w:pStyle w:val="Heading3"/>
      </w:pPr>
      <w:r>
        <w:t>BEAM-FORMING</w:t>
      </w:r>
    </w:p>
    <w:p w14:paraId="6C6358B6" w14:textId="3AE155BD" w:rsidR="00FD3F5B" w:rsidRPr="00FD3F5B" w:rsidRDefault="00FD3F5B">
      <w:pPr>
        <w:pStyle w:val="p1"/>
        <w:pPrChange w:id="987" w:author="clifford beta" w:date="2018-02-06T14:22:00Z">
          <w:pPr/>
        </w:pPrChange>
      </w:pPr>
      <w:ins w:id="988" w:author="clifford beta" w:date="2018-02-06T14:22:00Z">
        <w:r w:rsidRPr="00FD3F5B">
          <w:rPr>
            <w:rFonts w:ascii="Times New Roman" w:hAnsi="Times New Roman"/>
            <w:sz w:val="24"/>
            <w:szCs w:val="24"/>
            <w:rPrChange w:id="989" w:author="clifford beta" w:date="2018-02-06T14:22:00Z">
              <w:rPr>
                <w:sz w:val="15"/>
                <w:szCs w:val="15"/>
              </w:rPr>
            </w:rPrChange>
          </w:rPr>
          <w:t> </w:t>
        </w:r>
        <w:proofErr w:type="spellStart"/>
        <w:r w:rsidRPr="00FD3F5B">
          <w:rPr>
            <w:rFonts w:ascii="Times New Roman" w:hAnsi="Times New Roman"/>
            <w:sz w:val="24"/>
            <w:szCs w:val="24"/>
            <w:rPrChange w:id="990" w:author="clifford beta" w:date="2018-02-06T14:22:00Z">
              <w:rPr>
                <w:sz w:val="15"/>
                <w:szCs w:val="15"/>
              </w:rPr>
            </w:rPrChange>
          </w:rPr>
          <w:t>Beamforming</w:t>
        </w:r>
        <w:proofErr w:type="spellEnd"/>
        <w:r w:rsidRPr="00FD3F5B">
          <w:rPr>
            <w:rFonts w:ascii="Times New Roman" w:hAnsi="Times New Roman"/>
            <w:sz w:val="24"/>
            <w:szCs w:val="24"/>
            <w:rPrChange w:id="991" w:author="clifford beta" w:date="2018-02-06T14:22:00Z">
              <w:rPr>
                <w:sz w:val="15"/>
                <w:szCs w:val="15"/>
              </w:rPr>
            </w:rPrChange>
          </w:rPr>
          <w:t xml:space="preserve"> is the process of forming the radiation pattern of the antenna array by nulling out the</w:t>
        </w:r>
        <w:r>
          <w:rPr>
            <w:rFonts w:ascii="Times New Roman" w:hAnsi="Times New Roman"/>
            <w:sz w:val="24"/>
            <w:szCs w:val="24"/>
          </w:rPr>
          <w:t xml:space="preserve"> </w:t>
        </w:r>
        <w:r w:rsidRPr="00FD3F5B">
          <w:rPr>
            <w:rFonts w:ascii="Times New Roman" w:hAnsi="Times New Roman"/>
            <w:sz w:val="24"/>
            <w:szCs w:val="24"/>
            <w:rPrChange w:id="992" w:author="clifford beta" w:date="2018-02-06T14:22:00Z">
              <w:rPr>
                <w:sz w:val="15"/>
                <w:szCs w:val="15"/>
              </w:rPr>
            </w:rPrChange>
          </w:rPr>
          <w:t>interference and pointing the beam in the direction of the user.</w:t>
        </w:r>
        <w:r w:rsidR="0085238C">
          <w:rPr>
            <w:rFonts w:ascii="Times New Roman" w:hAnsi="Times New Roman"/>
            <w:sz w:val="24"/>
            <w:szCs w:val="24"/>
          </w:rPr>
          <w:t xml:space="preserve"> [</w:t>
        </w:r>
        <w:proofErr w:type="gramStart"/>
        <w:r w:rsidR="0085238C">
          <w:rPr>
            <w:rFonts w:ascii="Times New Roman" w:hAnsi="Times New Roman"/>
            <w:sz w:val="24"/>
            <w:szCs w:val="24"/>
          </w:rPr>
          <w:t>ref</w:t>
        </w:r>
        <w:proofErr w:type="gramEnd"/>
        <w:r w:rsidR="0085238C">
          <w:rPr>
            <w:rFonts w:ascii="Times New Roman" w:hAnsi="Times New Roman"/>
            <w:sz w:val="24"/>
            <w:szCs w:val="24"/>
          </w:rPr>
          <w:t>]</w:t>
        </w:r>
      </w:ins>
    </w:p>
    <w:p w14:paraId="207B9F02" w14:textId="77777777" w:rsidR="00CD7898" w:rsidRDefault="00582D2C">
      <w:pPr>
        <w:pStyle w:val="Heading4"/>
        <w:numPr>
          <w:ilvl w:val="3"/>
          <w:numId w:val="0"/>
        </w:numPr>
        <w:pPrChange w:id="993" w:author="clifford beta" w:date="2018-02-06T14:22:00Z">
          <w:pPr/>
        </w:pPrChange>
      </w:pPr>
      <w:ins w:id="994" w:author="clifford beta" w:date="2018-02-06T14:24:00Z">
        <w:r w:rsidRPr="3A2FAD0B">
          <w:rPr>
            <w:b w:val="0"/>
            <w:i w:val="0"/>
            <w:rPrChange w:id="995" w:author="Kerry Anne" w:date="2018-02-06T15:15:00Z">
              <w:rPr>
                <w:bCs/>
                <w:iCs/>
              </w:rPr>
            </w:rPrChange>
          </w:rPr>
          <w:lastRenderedPageBreak/>
          <w:t>An adaptive array system consists of consists of a</w:t>
        </w:r>
      </w:ins>
      <w:ins w:id="996" w:author="clifford beta" w:date="2018-02-06T14:25:00Z">
        <w:r w:rsidRPr="3A2FAD0B">
          <w:rPr>
            <w:b w:val="0"/>
            <w:i w:val="0"/>
            <w:rPrChange w:id="997" w:author="Kerry Anne" w:date="2018-02-06T15:15:00Z">
              <w:rPr>
                <w:bCs/>
                <w:iCs/>
              </w:rPr>
            </w:rPrChange>
          </w:rPr>
          <w:t>ntenna array elements terminated in an adaptive processor which is designed to update and compensate array weights as the s</w:t>
        </w:r>
        <w:r w:rsidR="002C5715" w:rsidRPr="3A2FAD0B">
          <w:rPr>
            <w:b w:val="0"/>
            <w:i w:val="0"/>
            <w:rPrChange w:id="998" w:author="Kerry Anne" w:date="2018-02-06T15:15:00Z">
              <w:rPr>
                <w:bCs/>
                <w:iCs/>
              </w:rPr>
            </w:rPrChange>
          </w:rPr>
          <w:t>o</w:t>
        </w:r>
        <w:r w:rsidRPr="3A2FAD0B">
          <w:rPr>
            <w:b w:val="0"/>
            <w:i w:val="0"/>
            <w:rPrChange w:id="999" w:author="Kerry Anne" w:date="2018-02-06T15:15:00Z">
              <w:rPr>
                <w:bCs/>
                <w:iCs/>
              </w:rPr>
            </w:rPrChange>
          </w:rPr>
          <w:t>urce moves.</w:t>
        </w:r>
      </w:ins>
    </w:p>
    <w:p w14:paraId="548BABB0" w14:textId="77777777" w:rsidR="00CD7898" w:rsidRDefault="00CD7898">
      <w:pPr>
        <w:pStyle w:val="Heading4"/>
        <w:numPr>
          <w:ilvl w:val="3"/>
          <w:numId w:val="0"/>
        </w:numPr>
        <w:pPrChange w:id="1000" w:author="clifford beta" w:date="2018-02-06T14:22:00Z">
          <w:pPr/>
        </w:pPrChange>
      </w:pPr>
      <w:ins w:id="1001" w:author="clifford beta" w:date="2018-02-06T14:27:00Z">
        <w:r w:rsidRPr="3A2FAD0B">
          <w:rPr>
            <w:b w:val="0"/>
            <w:i w:val="0"/>
            <w:rPrChange w:id="1002" w:author="Kerry Anne" w:date="2018-02-06T15:15:00Z">
              <w:rPr>
                <w:bCs/>
                <w:iCs/>
              </w:rPr>
            </w:rPrChange>
          </w:rPr>
          <w:t>Two basic approaches to adaptation are generally used:</w:t>
        </w:r>
      </w:ins>
    </w:p>
    <w:p w14:paraId="62607294" w14:textId="32DA8F18" w:rsidR="00CD7898" w:rsidRDefault="00CD7898">
      <w:pPr>
        <w:pStyle w:val="Heading4"/>
        <w:numPr>
          <w:ilvl w:val="0"/>
          <w:numId w:val="31"/>
        </w:numPr>
        <w:pPrChange w:id="1003" w:author="clifford beta" w:date="2018-02-06T14:34:00Z">
          <w:pPr/>
        </w:pPrChange>
      </w:pPr>
      <w:ins w:id="1004" w:author="clifford beta" w:date="2018-02-06T14:27:00Z">
        <w:r w:rsidRPr="3A2FAD0B">
          <w:rPr>
            <w:b w:val="0"/>
            <w:i w:val="0"/>
            <w:rPrChange w:id="1005" w:author="Kerry Anne" w:date="2018-02-06T15:15:00Z">
              <w:rPr>
                <w:bCs/>
                <w:iCs/>
              </w:rPr>
            </w:rPrChange>
          </w:rPr>
          <w:t>Block adaptation</w:t>
        </w:r>
      </w:ins>
      <w:ins w:id="1006" w:author="clifford beta" w:date="2018-02-06T14:32:00Z">
        <w:r w:rsidR="00713DCC" w:rsidRPr="3A2FAD0B">
          <w:rPr>
            <w:b w:val="0"/>
            <w:i w:val="0"/>
            <w:rPrChange w:id="1007" w:author="Kerry Anne" w:date="2018-02-06T15:15:00Z">
              <w:rPr>
                <w:bCs/>
                <w:iCs/>
              </w:rPr>
            </w:rPrChange>
          </w:rPr>
          <w:t xml:space="preserve"> – a temporal block of data is used to estimate the optimum weights.</w:t>
        </w:r>
      </w:ins>
    </w:p>
    <w:p w14:paraId="0C19DB6D" w14:textId="6B771E5D" w:rsidR="00CD7898" w:rsidRDefault="00CD7898">
      <w:pPr>
        <w:pStyle w:val="Heading4"/>
        <w:numPr>
          <w:ilvl w:val="0"/>
          <w:numId w:val="31"/>
        </w:numPr>
        <w:pPrChange w:id="1008" w:author="clifford beta" w:date="2018-02-06T14:34:00Z">
          <w:pPr/>
        </w:pPrChange>
      </w:pPr>
      <w:ins w:id="1009" w:author="clifford beta" w:date="2018-02-06T14:27:00Z">
        <w:r w:rsidRPr="3A2FAD0B">
          <w:rPr>
            <w:b w:val="0"/>
            <w:i w:val="0"/>
            <w:rPrChange w:id="1010" w:author="Kerry Anne" w:date="2018-02-06T15:15:00Z">
              <w:rPr>
                <w:bCs/>
                <w:iCs/>
              </w:rPr>
            </w:rPrChange>
          </w:rPr>
          <w:t>Continuous adaptation</w:t>
        </w:r>
      </w:ins>
      <w:ins w:id="1011" w:author="clifford beta" w:date="2018-02-06T14:33:00Z">
        <w:r w:rsidR="00C363AB" w:rsidRPr="3A2FAD0B">
          <w:rPr>
            <w:b w:val="0"/>
            <w:i w:val="0"/>
            <w:rPrChange w:id="1012" w:author="Kerry Anne" w:date="2018-02-06T15:15:00Z">
              <w:rPr>
                <w:bCs/>
                <w:iCs/>
              </w:rPr>
            </w:rPrChange>
          </w:rPr>
          <w:t xml:space="preserve"> – Antenna weights are adjusted as the data is sampled such that the weight vector converges to an optimum solution.</w:t>
        </w:r>
      </w:ins>
    </w:p>
    <w:p w14:paraId="50DC3398" w14:textId="77777777" w:rsidR="00E57B10" w:rsidRDefault="00E57B10">
      <w:pPr>
        <w:pStyle w:val="Heading4"/>
        <w:numPr>
          <w:ilvl w:val="3"/>
          <w:numId w:val="0"/>
        </w:numPr>
        <w:pPrChange w:id="1013" w:author="clifford beta" w:date="2018-02-06T14:22:00Z">
          <w:pPr/>
        </w:pPrChange>
      </w:pPr>
      <w:ins w:id="1014" w:author="clifford beta" w:date="2018-02-06T15:06:00Z">
        <w:r w:rsidRPr="3A2FAD0B">
          <w:rPr>
            <w:rFonts w:ascii="Times New Roman" w:hAnsi="Times New Roman" w:cs="Times New Roman"/>
            <w:b w:val="0"/>
            <w:i w:val="0"/>
            <w:rPrChange w:id="1015" w:author="Kerry Anne" w:date="2018-02-06T15:15:00Z">
              <w:rPr>
                <w:bCs/>
                <w:iCs/>
              </w:rPr>
            </w:rPrChange>
          </w:rPr>
          <w:t xml:space="preserve">The adaptation process must satisfy certain </w:t>
        </w:r>
      </w:ins>
      <w:ins w:id="1016" w:author="clifford beta" w:date="2018-02-06T15:07:00Z">
        <w:r w:rsidRPr="3A2FAD0B">
          <w:rPr>
            <w:rFonts w:ascii="Times New Roman" w:hAnsi="Times New Roman" w:cs="Times New Roman"/>
            <w:b w:val="0"/>
            <w:i w:val="0"/>
            <w:rPrChange w:id="1017" w:author="Kerry Anne" w:date="2018-02-06T15:15:00Z">
              <w:rPr>
                <w:bCs/>
                <w:iCs/>
              </w:rPr>
            </w:rPrChange>
          </w:rPr>
          <w:t>optimization criterion, such as:</w:t>
        </w:r>
      </w:ins>
    </w:p>
    <w:p w14:paraId="58A3BE6C" w14:textId="77777777" w:rsidR="00E57B10" w:rsidRDefault="00E57B10">
      <w:pPr>
        <w:pStyle w:val="Heading4"/>
        <w:numPr>
          <w:ilvl w:val="0"/>
          <w:numId w:val="32"/>
        </w:numPr>
        <w:pPrChange w:id="1018" w:author="clifford beta" w:date="2018-02-06T15:08:00Z">
          <w:pPr/>
        </w:pPrChange>
      </w:pPr>
      <w:ins w:id="1019" w:author="clifford beta" w:date="2018-02-06T15:07:00Z">
        <w:r w:rsidRPr="3A2FAD0B">
          <w:rPr>
            <w:rFonts w:ascii="Times New Roman" w:hAnsi="Times New Roman" w:cs="Times New Roman"/>
            <w:b w:val="0"/>
            <w:i w:val="0"/>
            <w:rPrChange w:id="1020" w:author="Kerry Anne" w:date="2018-02-06T15:15:00Z">
              <w:rPr>
                <w:bCs/>
                <w:iCs/>
              </w:rPr>
            </w:rPrChange>
          </w:rPr>
          <w:t>Minimizing variance</w:t>
        </w:r>
      </w:ins>
    </w:p>
    <w:p w14:paraId="0546155C" w14:textId="77777777" w:rsidR="00E57B10" w:rsidRDefault="00E57B10">
      <w:pPr>
        <w:pStyle w:val="Heading4"/>
        <w:numPr>
          <w:ilvl w:val="0"/>
          <w:numId w:val="32"/>
        </w:numPr>
        <w:pPrChange w:id="1021" w:author="clifford beta" w:date="2018-02-06T15:08:00Z">
          <w:pPr/>
        </w:pPrChange>
      </w:pPr>
      <w:ins w:id="1022" w:author="clifford beta" w:date="2018-02-06T15:07:00Z">
        <w:r w:rsidRPr="3A2FAD0B">
          <w:rPr>
            <w:rFonts w:ascii="Times New Roman" w:hAnsi="Times New Roman" w:cs="Times New Roman"/>
            <w:b w:val="0"/>
            <w:i w:val="0"/>
            <w:rPrChange w:id="1023" w:author="Kerry Anne" w:date="2018-02-06T15:15:00Z">
              <w:rPr>
                <w:bCs/>
                <w:iCs/>
              </w:rPr>
            </w:rPrChange>
          </w:rPr>
          <w:t>Maximizing the signal to interference ratio</w:t>
        </w:r>
      </w:ins>
    </w:p>
    <w:p w14:paraId="6613E60A" w14:textId="77777777" w:rsidR="00E57B10" w:rsidRPr="006808C4" w:rsidRDefault="00E57B10">
      <w:pPr>
        <w:pStyle w:val="Heading4"/>
        <w:numPr>
          <w:ilvl w:val="0"/>
          <w:numId w:val="32"/>
        </w:numPr>
        <w:pPrChange w:id="1024" w:author="clifford beta" w:date="2018-02-06T15:08:00Z">
          <w:pPr/>
        </w:pPrChange>
      </w:pPr>
      <w:ins w:id="1025" w:author="clifford beta" w:date="2018-02-06T15:08:00Z">
        <w:r w:rsidRPr="3A2FAD0B">
          <w:rPr>
            <w:rFonts w:ascii="Times New Roman" w:hAnsi="Times New Roman" w:cs="Times New Roman"/>
            <w:b w:val="0"/>
            <w:i w:val="0"/>
            <w:rPrChange w:id="1026" w:author="Kerry Anne" w:date="2018-02-06T15:15:00Z">
              <w:rPr>
                <w:bCs/>
                <w:iCs/>
              </w:rPr>
            </w:rPrChange>
          </w:rPr>
          <w:t>Minimizing the mean square error</w:t>
        </w:r>
      </w:ins>
    </w:p>
    <w:p w14:paraId="406ECDBF" w14:textId="7FD36F6E" w:rsidR="00223608" w:rsidRDefault="00223608">
      <w:pPr>
        <w:pStyle w:val="Heading4"/>
        <w:rPr>
          <w:ins w:id="1027" w:author="clifford beta" w:date="2018-02-06T15:15:00Z"/>
        </w:rPr>
        <w:pPrChange w:id="1028" w:author="clifford beta" w:date="2018-02-06T15:12:00Z">
          <w:pPr/>
        </w:pPrChange>
      </w:pPr>
      <w:ins w:id="1029" w:author="clifford beta" w:date="2018-02-06T15:12:00Z">
        <w:r>
          <w:t>Least Mean Squares Algorithm</w:t>
        </w:r>
      </w:ins>
    </w:p>
    <w:p w14:paraId="46A4D346" w14:textId="309F462C" w:rsidR="001A4B68" w:rsidRDefault="001A4B68">
      <w:pPr>
        <w:rPr>
          <w:ins w:id="1030" w:author="clifford beta" w:date="2018-02-06T15:17:00Z"/>
        </w:rPr>
      </w:pPr>
      <w:ins w:id="1031" w:author="clifford beta" w:date="2018-02-06T15:15:00Z">
        <w:r>
          <w:t>The LMS algorithm is a gradient based approach.</w:t>
        </w:r>
      </w:ins>
      <w:ins w:id="1032" w:author="clifford beta" w:date="2018-02-06T15:17:00Z">
        <w:r w:rsidR="00C33C0E">
          <w:t xml:space="preserve"> It is assumes a quadratic performance surface.</w:t>
        </w:r>
      </w:ins>
    </w:p>
    <w:p w14:paraId="11C29EC1" w14:textId="1C87AD18" w:rsidR="0087025E" w:rsidRDefault="0087025E">
      <w:pPr>
        <w:rPr>
          <w:ins w:id="1033" w:author="clifford beta" w:date="2018-02-06T15:20:00Z"/>
        </w:rPr>
      </w:pPr>
      <w:ins w:id="1034" w:author="clifford beta" w:date="2018-02-06T15:17:00Z">
        <w:r>
          <w:t xml:space="preserve">The </w:t>
        </w:r>
      </w:ins>
      <w:ins w:id="1035" w:author="clifford beta" w:date="2018-02-06T15:18:00Z">
        <w:r w:rsidR="004865DA">
          <w:t>weights</w:t>
        </w:r>
      </w:ins>
      <w:ins w:id="1036" w:author="clifford beta" w:date="2018-02-06T15:17:00Z">
        <w:r w:rsidR="004865DA">
          <w:t xml:space="preserve"> </w:t>
        </w:r>
      </w:ins>
      <w:ins w:id="1037" w:author="clifford beta" w:date="2018-02-06T15:18:00Z">
        <w:r w:rsidR="004865DA">
          <w:t>are</w:t>
        </w:r>
      </w:ins>
      <w:ins w:id="1038" w:author="clifford beta" w:date="2018-02-06T15:17:00Z">
        <w:r>
          <w:t xml:space="preserve"> adjusted iteratively </w:t>
        </w:r>
      </w:ins>
      <w:ins w:id="1039" w:author="clifford beta" w:date="2018-02-06T15:18:00Z">
        <w:r w:rsidR="004865DA">
          <w:t xml:space="preserve">by estimating the gradient of the quadratic </w:t>
        </w:r>
      </w:ins>
      <w:ins w:id="1040" w:author="clifford beta" w:date="2018-02-06T15:19:00Z">
        <w:r w:rsidR="004865DA">
          <w:t>M</w:t>
        </w:r>
      </w:ins>
      <w:ins w:id="1041" w:author="clifford beta" w:date="2018-02-06T15:18:00Z">
        <w:r w:rsidR="004865DA">
          <w:t xml:space="preserve">ean </w:t>
        </w:r>
      </w:ins>
      <w:ins w:id="1042" w:author="clifford beta" w:date="2018-02-06T15:19:00Z">
        <w:r w:rsidR="004865DA">
          <w:t>S</w:t>
        </w:r>
      </w:ins>
      <w:ins w:id="1043" w:author="clifford beta" w:date="2018-02-06T15:18:00Z">
        <w:r w:rsidR="004865DA">
          <w:t xml:space="preserve">quare </w:t>
        </w:r>
      </w:ins>
      <w:ins w:id="1044" w:author="clifford beta" w:date="2018-02-06T15:19:00Z">
        <w:r w:rsidR="004865DA">
          <w:t>E</w:t>
        </w:r>
      </w:ins>
      <w:ins w:id="1045" w:author="clifford beta" w:date="2018-02-06T15:18:00Z">
        <w:r w:rsidR="004865DA">
          <w:t>rror surface</w:t>
        </w:r>
      </w:ins>
      <w:ins w:id="1046" w:author="clifford beta" w:date="2018-02-06T15:19:00Z">
        <w:r w:rsidR="004865DA">
          <w:t xml:space="preserve"> and adjusting the weights in the negative direction of the gradient by the step size.</w:t>
        </w:r>
      </w:ins>
    </w:p>
    <w:p w14:paraId="5EA599F0" w14:textId="1A888E05" w:rsidR="007A2735" w:rsidRPr="007A2735" w:rsidRDefault="007A2735">
      <w:pPr>
        <w:pStyle w:val="p1"/>
        <w:rPr>
          <w:ins w:id="1047" w:author="clifford beta" w:date="2018-02-06T15:23:00Z"/>
          <w:sz w:val="22"/>
          <w:szCs w:val="22"/>
        </w:rPr>
        <w:pPrChange w:id="1048" w:author="clifford beta" w:date="2018-02-06T15:23:00Z">
          <w:pPr/>
        </w:pPrChange>
      </w:pPr>
      <w:ins w:id="1049" w:author="clifford beta" w:date="2018-02-06T15:21:00Z">
        <w:r w:rsidRPr="007A2735">
          <w:rPr>
            <w:rFonts w:ascii="Times New Roman" w:hAnsi="Times New Roman"/>
            <w:sz w:val="22"/>
            <w:szCs w:val="22"/>
          </w:rPr>
          <w:t>The convergence of the LMS algorithm is directly proportional to the</w:t>
        </w:r>
      </w:ins>
      <w:ins w:id="1050" w:author="clifford beta" w:date="2018-02-06T15:22:00Z">
        <w:r w:rsidR="008854C9">
          <w:rPr>
            <w:rFonts w:ascii="Times New Roman" w:hAnsi="Times New Roman"/>
            <w:sz w:val="22"/>
            <w:szCs w:val="22"/>
          </w:rPr>
          <w:t xml:space="preserve"> </w:t>
        </w:r>
      </w:ins>
      <w:ins w:id="1051" w:author="clifford beta" w:date="2018-02-06T15:21:00Z">
        <w:r w:rsidRPr="007A2735">
          <w:rPr>
            <w:rFonts w:ascii="Times New Roman" w:hAnsi="Times New Roman"/>
            <w:sz w:val="22"/>
            <w:szCs w:val="22"/>
          </w:rPr>
          <w:t>step-size parameter μ. If the step size is too small, the convergence is slow and we will</w:t>
        </w:r>
      </w:ins>
      <w:ins w:id="1052" w:author="clifford beta" w:date="2018-02-06T15:22:00Z">
        <w:r w:rsidR="008854C9">
          <w:rPr>
            <w:rFonts w:ascii="Times New Roman" w:hAnsi="Times New Roman"/>
            <w:sz w:val="22"/>
            <w:szCs w:val="22"/>
          </w:rPr>
          <w:t xml:space="preserve"> </w:t>
        </w:r>
      </w:ins>
      <w:ins w:id="1053" w:author="clifford beta" w:date="2018-02-06T15:21:00Z">
        <w:r w:rsidRPr="007A2735">
          <w:rPr>
            <w:rFonts w:ascii="Times New Roman" w:hAnsi="Times New Roman"/>
            <w:sz w:val="22"/>
            <w:szCs w:val="22"/>
          </w:rPr>
          <w:t xml:space="preserve">have the </w:t>
        </w:r>
        <w:proofErr w:type="spellStart"/>
        <w:r w:rsidRPr="007A2735">
          <w:rPr>
            <w:rFonts w:ascii="Times New Roman" w:hAnsi="Times New Roman"/>
            <w:sz w:val="22"/>
            <w:szCs w:val="22"/>
          </w:rPr>
          <w:t>overdamped</w:t>
        </w:r>
        <w:proofErr w:type="spellEnd"/>
        <w:r w:rsidRPr="007A2735">
          <w:rPr>
            <w:rFonts w:ascii="Times New Roman" w:hAnsi="Times New Roman"/>
            <w:sz w:val="22"/>
            <w:szCs w:val="22"/>
          </w:rPr>
          <w:t xml:space="preserve"> case. If the convergence is slower than the changing angles of</w:t>
        </w:r>
      </w:ins>
      <w:ins w:id="1054" w:author="clifford beta" w:date="2018-02-06T15:22:00Z">
        <w:r w:rsidR="008854C9">
          <w:rPr>
            <w:rFonts w:ascii="Times New Roman" w:hAnsi="Times New Roman"/>
            <w:sz w:val="22"/>
            <w:szCs w:val="22"/>
          </w:rPr>
          <w:t xml:space="preserve"> </w:t>
        </w:r>
      </w:ins>
      <w:ins w:id="1055" w:author="clifford beta" w:date="2018-02-06T15:21:00Z">
        <w:r w:rsidRPr="007A2735">
          <w:rPr>
            <w:rFonts w:ascii="Times New Roman" w:hAnsi="Times New Roman"/>
            <w:sz w:val="22"/>
            <w:szCs w:val="22"/>
          </w:rPr>
          <w:t>arrival, it is possible that the adaptive array cannot acquire the signal of interest fast</w:t>
        </w:r>
      </w:ins>
      <w:ins w:id="1056" w:author="clifford beta" w:date="2018-02-06T15:22:00Z">
        <w:r w:rsidR="008854C9">
          <w:rPr>
            <w:rFonts w:ascii="Times New Roman" w:hAnsi="Times New Roman"/>
            <w:sz w:val="22"/>
            <w:szCs w:val="22"/>
          </w:rPr>
          <w:t xml:space="preserve"> </w:t>
        </w:r>
      </w:ins>
      <w:ins w:id="1057" w:author="clifford beta" w:date="2018-02-06T15:21:00Z">
        <w:r w:rsidRPr="007A2735">
          <w:rPr>
            <w:rFonts w:ascii="Times New Roman" w:hAnsi="Times New Roman"/>
            <w:sz w:val="22"/>
            <w:szCs w:val="22"/>
          </w:rPr>
          <w:t>enough to track the changing signal. If the step size is too large, the LMS algorithm will</w:t>
        </w:r>
      </w:ins>
      <w:ins w:id="1058" w:author="clifford beta" w:date="2018-02-06T15:22:00Z">
        <w:r w:rsidR="008854C9">
          <w:rPr>
            <w:rFonts w:ascii="Times New Roman" w:hAnsi="Times New Roman"/>
            <w:sz w:val="22"/>
            <w:szCs w:val="22"/>
          </w:rPr>
          <w:t xml:space="preserve"> </w:t>
        </w:r>
      </w:ins>
      <w:ins w:id="1059" w:author="clifford beta" w:date="2018-02-06T15:21:00Z">
        <w:r w:rsidRPr="007A2735">
          <w:rPr>
            <w:rFonts w:ascii="Times New Roman" w:hAnsi="Times New Roman"/>
            <w:sz w:val="22"/>
            <w:szCs w:val="22"/>
          </w:rPr>
          <w:t>overshoot the optimum weights of interest. This is called the underdamped case. If</w:t>
        </w:r>
      </w:ins>
      <w:ins w:id="1060" w:author="clifford beta" w:date="2018-02-06T15:22:00Z">
        <w:r w:rsidR="008854C9">
          <w:rPr>
            <w:rFonts w:ascii="Times New Roman" w:hAnsi="Times New Roman"/>
            <w:sz w:val="22"/>
            <w:szCs w:val="22"/>
          </w:rPr>
          <w:t xml:space="preserve"> </w:t>
        </w:r>
      </w:ins>
      <w:ins w:id="1061" w:author="clifford beta" w:date="2018-02-06T15:21:00Z">
        <w:r w:rsidRPr="007A2735">
          <w:rPr>
            <w:rFonts w:ascii="Times New Roman" w:hAnsi="Times New Roman"/>
            <w:sz w:val="22"/>
            <w:szCs w:val="22"/>
          </w:rPr>
          <w:t>attempted convergence is too fast, the weights will oscillate about the optimum weights</w:t>
        </w:r>
      </w:ins>
      <w:ins w:id="1062" w:author="clifford beta" w:date="2018-02-06T15:22:00Z">
        <w:r w:rsidR="008854C9">
          <w:rPr>
            <w:rFonts w:ascii="Times New Roman" w:hAnsi="Times New Roman"/>
            <w:sz w:val="22"/>
            <w:szCs w:val="22"/>
          </w:rPr>
          <w:t xml:space="preserve"> </w:t>
        </w:r>
      </w:ins>
      <w:ins w:id="1063" w:author="clifford beta" w:date="2018-02-06T15:21:00Z">
        <w:r w:rsidRPr="007A2735">
          <w:rPr>
            <w:rFonts w:ascii="Times New Roman" w:hAnsi="Times New Roman"/>
            <w:sz w:val="22"/>
            <w:szCs w:val="22"/>
          </w:rPr>
          <w:t>but will not accurately track the solution desired. It is therefore imperative to choose a step</w:t>
        </w:r>
      </w:ins>
      <w:ins w:id="1064" w:author="clifford beta" w:date="2018-02-06T15:23:00Z">
        <w:r w:rsidR="008854C9">
          <w:rPr>
            <w:rFonts w:ascii="Times New Roman" w:hAnsi="Times New Roman"/>
            <w:sz w:val="22"/>
            <w:szCs w:val="22"/>
          </w:rPr>
          <w:t xml:space="preserve"> </w:t>
        </w:r>
      </w:ins>
      <w:ins w:id="1065" w:author="clifford beta" w:date="2018-02-06T15:21:00Z">
        <w:r w:rsidRPr="007A2735">
          <w:rPr>
            <w:rFonts w:ascii="Times New Roman" w:hAnsi="Times New Roman"/>
            <w:sz w:val="22"/>
            <w:szCs w:val="22"/>
          </w:rPr>
          <w:t>size in a range that ensures convergence. It can be shown that stability is ensured provided</w:t>
        </w:r>
      </w:ins>
      <w:ins w:id="1066" w:author="clifford beta" w:date="2018-02-06T15:23:00Z">
        <w:r w:rsidR="008854C9">
          <w:rPr>
            <w:rFonts w:ascii="Times New Roman" w:hAnsi="Times New Roman"/>
            <w:sz w:val="22"/>
            <w:szCs w:val="22"/>
          </w:rPr>
          <w:t xml:space="preserve"> </w:t>
        </w:r>
      </w:ins>
      <w:ins w:id="1067" w:author="clifford beta" w:date="2018-02-06T15:21:00Z">
        <w:r w:rsidRPr="007A2735">
          <w:rPr>
            <w:rFonts w:ascii="Times New Roman" w:hAnsi="Times New Roman"/>
            <w:sz w:val="22"/>
            <w:szCs w:val="22"/>
          </w:rPr>
          <w:t>that the following condition is met [</w:t>
        </w:r>
      </w:ins>
      <w:proofErr w:type="spellStart"/>
      <w:ins w:id="1068" w:author="clifford beta" w:date="2018-02-06T15:22:00Z">
        <w:r w:rsidRPr="007A2735">
          <w:rPr>
            <w:rFonts w:ascii="Times New Roman" w:hAnsi="Times New Roman"/>
            <w:color w:val="0430F3"/>
            <w:sz w:val="22"/>
            <w:szCs w:val="22"/>
          </w:rPr>
          <w:t>widrow</w:t>
        </w:r>
      </w:ins>
      <w:proofErr w:type="spellEnd"/>
      <w:ins w:id="1069" w:author="clifford beta" w:date="2018-02-06T15:21:00Z">
        <w:r w:rsidRPr="007A2735">
          <w:rPr>
            <w:rFonts w:ascii="Times New Roman" w:hAnsi="Times New Roman"/>
            <w:sz w:val="22"/>
            <w:szCs w:val="22"/>
          </w:rPr>
          <w:t>].</w:t>
        </w:r>
      </w:ins>
    </w:p>
    <w:p w14:paraId="36A73E9D" w14:textId="77777777" w:rsidR="00BE153F" w:rsidRPr="006808C4" w:rsidRDefault="00BE153F" w:rsidP="00BE153F">
      <w:pPr>
        <w:pStyle w:val="p1"/>
        <w:rPr>
          <w:ins w:id="1070" w:author="clifford beta" w:date="2018-02-06T15:58:00Z"/>
          <w:sz w:val="22"/>
          <w:szCs w:val="22"/>
        </w:rPr>
      </w:pPr>
      <w:ins w:id="1071" w:author="clifford beta" w:date="2018-02-06T15:58: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4919E3F4" w14:textId="77777777" w:rsidR="00BE153F" w:rsidRDefault="00BE153F" w:rsidP="00BE153F">
      <w:pPr>
        <w:pStyle w:val="p1"/>
        <w:rPr>
          <w:ins w:id="1072" w:author="clifford beta" w:date="2018-02-06T15:58:00Z"/>
          <w:sz w:val="22"/>
          <w:szCs w:val="22"/>
        </w:rPr>
      </w:pPr>
      <w:proofErr w:type="gramStart"/>
      <w:ins w:id="1073" w:author="clifford beta" w:date="2018-02-06T15:58:00Z">
        <w:r>
          <w:rPr>
            <w:sz w:val="22"/>
            <w:szCs w:val="22"/>
          </w:rPr>
          <w:t>where</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oMath>
        <w:r>
          <w:rPr>
            <w:sz w:val="22"/>
            <w:szCs w:val="22"/>
          </w:rPr>
          <w:t xml:space="preserve"> is the largest eigen value of the array correlation matrix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xx</m:t>
              </m:r>
            </m:sub>
          </m:sSub>
        </m:oMath>
        <w:r>
          <w:rPr>
            <w:sz w:val="22"/>
            <w:szCs w:val="22"/>
          </w:rPr>
          <w:t>(k)which is given by,</w:t>
        </w:r>
      </w:ins>
    </w:p>
    <w:p w14:paraId="28AEA1BA" w14:textId="74ED3029" w:rsidR="00BE153F" w:rsidRPr="00A01588" w:rsidRDefault="006E4C59" w:rsidP="00BE153F">
      <w:pPr>
        <w:pStyle w:val="p1"/>
        <w:rPr>
          <w:ins w:id="1074" w:author="Clifford Wilson Beta" w:date="2018-02-06T16:00:00Z"/>
          <w:rFonts w:ascii="Times New Roman" w:hAnsi="Times New Roman"/>
          <w:sz w:val="24"/>
          <w:szCs w:val="24"/>
          <w:rPrChange w:id="1075" w:author="Clifford Wilson Beta" w:date="2018-02-06T16:01:00Z">
            <w:rPr>
              <w:ins w:id="1076" w:author="Clifford Wilson Beta" w:date="2018-02-06T16:00:00Z"/>
              <w:sz w:val="22"/>
              <w:szCs w:val="22"/>
            </w:rPr>
          </w:rPrChange>
        </w:rPr>
      </w:pPr>
      <m:oMathPara>
        <m:oMath>
          <m:sSub>
            <m:sSubPr>
              <m:ctrlPr>
                <w:ins w:id="1077" w:author="Clifford Wilson Beta" w:date="2018-02-06T16:00:00Z">
                  <w:rPr>
                    <w:rFonts w:ascii="Cambria Math" w:hAnsi="Cambria Math"/>
                    <w:i/>
                    <w:sz w:val="24"/>
                    <w:szCs w:val="24"/>
                  </w:rPr>
                </w:ins>
              </m:ctrlPr>
            </m:sSubPr>
            <m:e>
              <w:ins w:id="1078" w:author="Clifford Wilson Beta" w:date="2018-02-06T16:00:00Z">
                <m:r>
                  <w:rPr>
                    <w:rFonts w:ascii="Cambria Math" w:hAnsi="Cambria Math"/>
                    <w:sz w:val="24"/>
                    <w:szCs w:val="24"/>
                    <w:rPrChange w:id="1079" w:author="Clifford Wilson Beta" w:date="2018-02-06T16:01:00Z">
                      <w:rPr>
                        <w:rFonts w:ascii="Cambria Math" w:hAnsi="Cambria Math"/>
                        <w:sz w:val="22"/>
                        <w:szCs w:val="22"/>
                      </w:rPr>
                    </w:rPrChange>
                  </w:rPr>
                  <m:t>R</m:t>
                </m:r>
              </w:ins>
            </m:e>
            <m:sub>
              <w:ins w:id="1080" w:author="Clifford Wilson Beta" w:date="2018-02-06T16:00:00Z">
                <m:r>
                  <w:rPr>
                    <w:rFonts w:ascii="Cambria Math" w:hAnsi="Cambria Math"/>
                    <w:sz w:val="24"/>
                    <w:szCs w:val="24"/>
                    <w:rPrChange w:id="1081" w:author="Clifford Wilson Beta" w:date="2018-02-06T16:01:00Z">
                      <w:rPr>
                        <w:rFonts w:ascii="Cambria Math" w:hAnsi="Cambria Math"/>
                        <w:sz w:val="22"/>
                        <w:szCs w:val="22"/>
                      </w:rPr>
                    </w:rPrChange>
                  </w:rPr>
                  <m:t>xx</m:t>
                </m:r>
              </w:ins>
            </m:sub>
          </m:sSub>
          <m:d>
            <m:dPr>
              <m:ctrlPr>
                <w:ins w:id="1082" w:author="Clifford Wilson Beta" w:date="2018-02-06T16:00:00Z">
                  <w:rPr>
                    <w:rFonts w:ascii="Cambria Math" w:hAnsi="Cambria Math"/>
                    <w:sz w:val="24"/>
                    <w:szCs w:val="24"/>
                  </w:rPr>
                </w:ins>
              </m:ctrlPr>
            </m:dPr>
            <m:e>
              <w:ins w:id="1083" w:author="Clifford Wilson Beta" w:date="2018-02-06T16:00:00Z">
                <m:r>
                  <m:rPr>
                    <m:sty m:val="p"/>
                  </m:rPr>
                  <w:rPr>
                    <w:rFonts w:ascii="Cambria Math" w:hAnsi="Cambria Math"/>
                    <w:sz w:val="24"/>
                    <w:szCs w:val="24"/>
                    <w:rPrChange w:id="1084" w:author="Clifford Wilson Beta" w:date="2018-02-06T16:01:00Z">
                      <w:rPr>
                        <w:rFonts w:ascii="Cambria Math" w:hAnsi="Cambria Math"/>
                        <w:sz w:val="22"/>
                        <w:szCs w:val="22"/>
                      </w:rPr>
                    </w:rPrChange>
                  </w:rPr>
                  <m:t>k</m:t>
                </m:r>
              </w:ins>
            </m:e>
          </m:d>
          <w:ins w:id="1085" w:author="Clifford Wilson Beta" w:date="2018-02-06T16:00:00Z">
            <m:r>
              <w:rPr>
                <w:rFonts w:ascii="Cambria Math" w:hAnsi="Cambria Math"/>
                <w:sz w:val="24"/>
                <w:szCs w:val="24"/>
                <w:rPrChange w:id="1086" w:author="Clifford Wilson Beta" w:date="2018-02-06T16:01:00Z">
                  <w:rPr>
                    <w:rFonts w:ascii="Cambria Math" w:hAnsi="Cambria Math"/>
                    <w:sz w:val="22"/>
                    <w:szCs w:val="22"/>
                  </w:rPr>
                </w:rPrChange>
              </w:rPr>
              <m:t>= x</m:t>
            </m:r>
          </w:ins>
          <m:d>
            <m:dPr>
              <m:ctrlPr>
                <w:ins w:id="1087" w:author="Clifford Wilson Beta" w:date="2018-02-06T16:00:00Z">
                  <w:rPr>
                    <w:rFonts w:ascii="Cambria Math" w:hAnsi="Cambria Math"/>
                    <w:i/>
                    <w:sz w:val="24"/>
                    <w:szCs w:val="24"/>
                  </w:rPr>
                </w:ins>
              </m:ctrlPr>
            </m:dPr>
            <m:e>
              <w:ins w:id="1088" w:author="Clifford Wilson Beta" w:date="2018-02-06T16:00:00Z">
                <m:r>
                  <w:rPr>
                    <w:rFonts w:ascii="Cambria Math" w:hAnsi="Cambria Math"/>
                    <w:sz w:val="24"/>
                    <w:szCs w:val="24"/>
                    <w:rPrChange w:id="1089" w:author="Clifford Wilson Beta" w:date="2018-02-06T16:01:00Z">
                      <w:rPr>
                        <w:rFonts w:ascii="Cambria Math" w:hAnsi="Cambria Math"/>
                        <w:sz w:val="22"/>
                        <w:szCs w:val="22"/>
                      </w:rPr>
                    </w:rPrChange>
                  </w:rPr>
                  <m:t>k</m:t>
                </m:r>
              </w:ins>
            </m:e>
          </m:d>
          <m:sSup>
            <m:sSupPr>
              <m:ctrlPr>
                <w:ins w:id="1090" w:author="Clifford Wilson Beta" w:date="2018-02-06T16:00:00Z">
                  <w:rPr>
                    <w:rFonts w:ascii="Cambria Math" w:hAnsi="Cambria Math"/>
                    <w:i/>
                    <w:sz w:val="24"/>
                    <w:szCs w:val="24"/>
                  </w:rPr>
                </w:ins>
              </m:ctrlPr>
            </m:sSupPr>
            <m:e>
              <w:ins w:id="1091" w:author="Clifford Wilson Beta" w:date="2018-02-06T16:00:00Z">
                <m:r>
                  <w:rPr>
                    <w:rFonts w:ascii="Cambria Math" w:hAnsi="Cambria Math"/>
                    <w:sz w:val="24"/>
                    <w:szCs w:val="24"/>
                    <w:rPrChange w:id="1092" w:author="Clifford Wilson Beta" w:date="2018-02-06T16:01:00Z">
                      <w:rPr>
                        <w:rFonts w:ascii="Cambria Math" w:hAnsi="Cambria Math"/>
                        <w:sz w:val="22"/>
                        <w:szCs w:val="22"/>
                      </w:rPr>
                    </w:rPrChange>
                  </w:rPr>
                  <m:t>x</m:t>
                </m:r>
              </w:ins>
            </m:e>
            <m:sup>
              <w:ins w:id="1093" w:author="Clifford Wilson Beta" w:date="2018-02-06T16:00:00Z">
                <m:r>
                  <w:rPr>
                    <w:rFonts w:ascii="Cambria Math" w:hAnsi="Cambria Math"/>
                    <w:sz w:val="24"/>
                    <w:szCs w:val="24"/>
                    <w:rPrChange w:id="1094" w:author="Clifford Wilson Beta" w:date="2018-02-06T16:01:00Z">
                      <w:rPr>
                        <w:rFonts w:ascii="Cambria Math" w:hAnsi="Cambria Math"/>
                        <w:sz w:val="22"/>
                        <w:szCs w:val="22"/>
                      </w:rPr>
                    </w:rPrChange>
                  </w:rPr>
                  <m:t>H</m:t>
                </m:r>
              </w:ins>
            </m:sup>
          </m:sSup>
          <m:d>
            <m:dPr>
              <m:ctrlPr>
                <w:ins w:id="1095" w:author="Clifford Wilson Beta" w:date="2018-02-06T16:00:00Z">
                  <w:rPr>
                    <w:rFonts w:ascii="Cambria Math" w:hAnsi="Cambria Math"/>
                    <w:i/>
                    <w:sz w:val="24"/>
                    <w:szCs w:val="24"/>
                  </w:rPr>
                </w:ins>
              </m:ctrlPr>
            </m:dPr>
            <m:e>
              <w:ins w:id="1096" w:author="Clifford Wilson Beta" w:date="2018-02-06T16:00:00Z">
                <m:r>
                  <w:rPr>
                    <w:rFonts w:ascii="Cambria Math" w:hAnsi="Cambria Math"/>
                    <w:sz w:val="24"/>
                    <w:szCs w:val="24"/>
                    <w:rPrChange w:id="1097" w:author="Clifford Wilson Beta" w:date="2018-02-06T16:01:00Z">
                      <w:rPr>
                        <w:rFonts w:ascii="Cambria Math" w:hAnsi="Cambria Math"/>
                        <w:sz w:val="22"/>
                        <w:szCs w:val="22"/>
                      </w:rPr>
                    </w:rPrChange>
                  </w:rPr>
                  <m:t>k</m:t>
                </m:r>
              </w:ins>
            </m:e>
          </m:d>
        </m:oMath>
      </m:oMathPara>
    </w:p>
    <w:p w14:paraId="40CFD537" w14:textId="0AA2C232" w:rsidR="00A01588" w:rsidRDefault="007C24F1" w:rsidP="00BE153F">
      <w:pPr>
        <w:pStyle w:val="p1"/>
        <w:rPr>
          <w:ins w:id="1098" w:author="Clifford Wilson Beta" w:date="2018-02-06T16:03:00Z"/>
          <w:rFonts w:ascii="Times New Roman" w:hAnsi="Times New Roman"/>
          <w:sz w:val="24"/>
          <w:szCs w:val="24"/>
        </w:rPr>
      </w:pPr>
      <w:proofErr w:type="gramStart"/>
      <w:ins w:id="1099" w:author="Clifford Wilson Beta" w:date="2018-02-06T16:01:00Z">
        <w:r w:rsidRPr="00A01588">
          <w:rPr>
            <w:rFonts w:ascii="Times New Roman" w:hAnsi="Times New Roman"/>
            <w:sz w:val="24"/>
            <w:szCs w:val="24"/>
            <w:rPrChange w:id="1100" w:author="Clifford Wilson Beta" w:date="2018-02-06T16:01:00Z">
              <w:rPr>
                <w:sz w:val="22"/>
                <w:szCs w:val="22"/>
              </w:rPr>
            </w:rPrChange>
          </w:rPr>
          <w:t>x(</w:t>
        </w:r>
        <w:proofErr w:type="gramEnd"/>
        <w:r w:rsidRPr="00A01588">
          <w:rPr>
            <w:rFonts w:ascii="Times New Roman" w:hAnsi="Times New Roman"/>
            <w:sz w:val="24"/>
            <w:szCs w:val="24"/>
            <w:rPrChange w:id="1101" w:author="Clifford Wilson Beta" w:date="2018-02-06T16:01:00Z">
              <w:rPr>
                <w:sz w:val="22"/>
                <w:szCs w:val="22"/>
              </w:rPr>
            </w:rPrChange>
          </w:rPr>
          <w:t>k) denotes the received signal vector.</w:t>
        </w:r>
      </w:ins>
      <w:ins w:id="1102" w:author="Clifford Wilson Beta" w:date="2018-02-06T16:02:00Z">
        <w:r w:rsidR="00435DD3">
          <w:rPr>
            <w:rFonts w:ascii="Times New Roman" w:hAnsi="Times New Roman"/>
            <w:sz w:val="24"/>
            <w:szCs w:val="24"/>
          </w:rPr>
          <w:t xml:space="preserve"> </w:t>
        </w:r>
      </w:ins>
      <w:ins w:id="1103" w:author="Clifford Wilson Beta" w:date="2018-02-06T16:01:00Z">
        <w:r w:rsidR="00A01588" w:rsidRPr="00A01588">
          <w:rPr>
            <w:rFonts w:ascii="Times New Roman" w:hAnsi="Times New Roman"/>
            <w:sz w:val="24"/>
            <w:szCs w:val="24"/>
            <w:rPrChange w:id="1104" w:author="Clifford Wilson Beta" w:date="2018-02-06T16:01:00Z">
              <w:rPr>
                <w:sz w:val="22"/>
                <w:szCs w:val="22"/>
              </w:rPr>
            </w:rPrChange>
          </w:rPr>
          <w:t>The</w:t>
        </w:r>
        <w:r w:rsidR="00F97810">
          <w:rPr>
            <w:rFonts w:ascii="Times New Roman" w:hAnsi="Times New Roman"/>
            <w:sz w:val="24"/>
            <w:szCs w:val="24"/>
          </w:rPr>
          <w:t xml:space="preserve"> array weights are updated according to the following equation</w:t>
        </w:r>
      </w:ins>
      <w:ins w:id="1105" w:author="Clifford Wilson Beta" w:date="2018-02-06T16:02:00Z">
        <w:r w:rsidR="00DA70B4">
          <w:rPr>
            <w:rFonts w:ascii="Times New Roman" w:hAnsi="Times New Roman"/>
            <w:sz w:val="24"/>
            <w:szCs w:val="24"/>
          </w:rPr>
          <w:t>.</w:t>
        </w:r>
      </w:ins>
      <w:ins w:id="1106" w:author="Clifford Wilson Beta" w:date="2018-02-06T16:01:00Z">
        <w:r w:rsidR="00A01588" w:rsidRPr="00A01588">
          <w:rPr>
            <w:rFonts w:ascii="Times New Roman" w:hAnsi="Times New Roman"/>
            <w:sz w:val="24"/>
            <w:szCs w:val="24"/>
            <w:rPrChange w:id="1107" w:author="Clifford Wilson Beta" w:date="2018-02-06T16:01:00Z">
              <w:rPr>
                <w:sz w:val="22"/>
                <w:szCs w:val="22"/>
              </w:rPr>
            </w:rPrChange>
          </w:rPr>
          <w:t xml:space="preserve"> </w:t>
        </w:r>
      </w:ins>
    </w:p>
    <w:p w14:paraId="3BE51E4B" w14:textId="061FA5FF" w:rsidR="002E2683" w:rsidRPr="00A01588" w:rsidRDefault="002E2683" w:rsidP="00BE153F">
      <w:pPr>
        <w:pStyle w:val="p1"/>
        <w:rPr>
          <w:ins w:id="1108" w:author="clifford beta" w:date="2018-02-06T15:58:00Z"/>
          <w:rFonts w:ascii="Times New Roman" w:hAnsi="Times New Roman"/>
          <w:sz w:val="24"/>
          <w:szCs w:val="24"/>
          <w:rPrChange w:id="1109" w:author="Clifford Wilson Beta" w:date="2018-02-06T16:01:00Z">
            <w:rPr>
              <w:ins w:id="1110" w:author="clifford beta" w:date="2018-02-06T15:58:00Z"/>
              <w:sz w:val="22"/>
              <w:szCs w:val="22"/>
            </w:rPr>
          </w:rPrChange>
        </w:rPr>
      </w:pPr>
      <w:ins w:id="1111" w:author="Clifford Wilson Beta" w:date="2018-02-06T16:03:00Z">
        <m:oMathPara>
          <m:oMath>
            <m:r>
              <w:rPr>
                <w:rFonts w:ascii="Cambria Math" w:hAnsi="Cambria Math"/>
                <w:sz w:val="24"/>
                <w:szCs w:val="24"/>
              </w:rPr>
              <w:lastRenderedPageBreak/>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m:oMathPara>
      </w:ins>
      <m:oMathPara>
        <m:oMath>
          <m:d>
            <m:dPr>
              <m:ctrlPr>
                <w:ins w:id="1112" w:author="Clifford Wilson Beta" w:date="2018-02-06T16:04:00Z">
                  <w:rPr>
                    <w:rFonts w:ascii="Cambria Math" w:hAnsi="Cambria Math"/>
                    <w:i/>
                    <w:sz w:val="24"/>
                    <w:szCs w:val="24"/>
                  </w:rPr>
                </w:ins>
              </m:ctrlPr>
            </m:dPr>
            <m:e>
              <w:ins w:id="1113" w:author="Clifford Wilson Beta" w:date="2018-02-06T16:03:00Z">
                <m:r>
                  <w:rPr>
                    <w:rFonts w:ascii="Cambria Math" w:hAnsi="Cambria Math"/>
                    <w:sz w:val="24"/>
                    <w:szCs w:val="24"/>
                  </w:rPr>
                  <m:t>k</m:t>
                </m:r>
              </w:ins>
            </m:e>
          </m:d>
          <w:ins w:id="1114" w:author="Clifford Wilson Beta" w:date="2018-02-06T16:03:00Z">
            <m:r>
              <w:rPr>
                <w:rFonts w:ascii="Cambria Math" w:hAnsi="Cambria Math"/>
                <w:sz w:val="24"/>
                <w:szCs w:val="24"/>
              </w:rPr>
              <m:t>x(</m:t>
            </m:r>
          </w:ins>
          <w:ins w:id="1115" w:author="Clifford Wilson Beta" w:date="2018-02-06T16:04:00Z">
            <m:r>
              <w:rPr>
                <w:rFonts w:ascii="Cambria Math" w:hAnsi="Cambria Math"/>
                <w:sz w:val="24"/>
                <w:szCs w:val="24"/>
              </w:rPr>
              <m:t>k)</m:t>
            </m:r>
          </w:ins>
        </m:oMath>
      </m:oMathPara>
    </w:p>
    <w:p w14:paraId="014AD618" w14:textId="77777777" w:rsidR="00BE153F" w:rsidRPr="001A4B68" w:rsidRDefault="00BE153F" w:rsidP="00BE153F">
      <w:pPr>
        <w:rPr>
          <w:ins w:id="1116" w:author="clifford beta" w:date="2018-02-06T15:58:00Z"/>
        </w:rPr>
      </w:pPr>
    </w:p>
    <w:p w14:paraId="28F73C90" w14:textId="77777777" w:rsidR="00F451E6" w:rsidRPr="007A2735" w:rsidRDefault="00F451E6">
      <w:pPr>
        <w:pStyle w:val="p1"/>
        <w:rPr>
          <w:sz w:val="22"/>
          <w:szCs w:val="22"/>
          <w:rPrChange w:id="1117" w:author="Kerry Anne" w:date="2018-02-06T12:25:00Z">
            <w:rPr/>
          </w:rPrChange>
        </w:rPr>
        <w:pPrChange w:id="1118" w:author="Kerry Anne" w:date="2018-02-06T12:25:00Z">
          <w:pPr/>
        </w:pPrChange>
      </w:pPr>
    </w:p>
    <w:p w14:paraId="39588F44" w14:textId="4FE45257" w:rsidR="00A019BE" w:rsidRPr="007A2735" w:rsidDel="00561455" w:rsidRDefault="006E4C59">
      <w:pPr>
        <w:pStyle w:val="p1"/>
        <w:rPr>
          <w:del w:id="1119" w:author="clifford beta" w:date="2018-02-06T15:57:00Z"/>
          <w:sz w:val="22"/>
          <w:szCs w:val="22"/>
          <w:rPrChange w:id="1120" w:author="Kerry Anne" w:date="2018-02-06T12:25:00Z">
            <w:rPr>
              <w:del w:id="1121" w:author="clifford beta" w:date="2018-02-06T15:57:00Z"/>
            </w:rPr>
          </w:rPrChange>
        </w:rPr>
        <w:pPrChange w:id="1122" w:author="Kerry Anne" w:date="2018-02-06T12:25:00Z">
          <w:pPr/>
        </w:pPrChange>
      </w:pPr>
      <m:oMathPara>
        <m:oMath>
          <m:d>
            <m:dPr>
              <m:ctrlPr>
                <w:ins w:id="1123" w:author="Clifford Wilson Beta" w:date="2018-02-06T15:56:00Z">
                  <w:del w:id="1124" w:author="clifford beta" w:date="2018-02-06T15:57:00Z">
                    <w:rPr>
                      <w:rFonts w:ascii="Cambria Math" w:hAnsi="Cambria Math"/>
                      <w:sz w:val="22"/>
                      <w:szCs w:val="22"/>
                    </w:rPr>
                  </w:del>
                </w:ins>
              </m:ctrlPr>
            </m:dPr>
            <m:e/>
          </m:d>
        </m:oMath>
      </m:oMathPara>
    </w:p>
    <w:p w14:paraId="4B4A6361" w14:textId="77777777" w:rsidR="00AF7CB2" w:rsidRPr="00AF7CB2" w:rsidRDefault="00AF7CB2">
      <w:pPr>
        <w:rPr>
          <w:ins w:id="1125" w:author="clifford beta" w:date="2018-02-06T15:12:00Z"/>
        </w:rPr>
      </w:pPr>
    </w:p>
    <w:p w14:paraId="5EF7E9BB" w14:textId="4307E9BE" w:rsidR="00536339" w:rsidRPr="00E57B10" w:rsidDel="000E04A9" w:rsidRDefault="00354541" w:rsidP="00354541">
      <w:pPr>
        <w:rPr>
          <w:del w:id="1126" w:author="clifford beta" w:date="2018-02-06T13:33:00Z"/>
        </w:rPr>
      </w:pPr>
      <w:del w:id="1127" w:author="clifford beta" w:date="2018-02-06T14:22:00Z">
        <w:r w:rsidRPr="00687637" w:rsidDel="005C3AAE">
          <w:delText>-concept</w:delText>
        </w:r>
      </w:del>
    </w:p>
    <w:p w14:paraId="4EDA1294" w14:textId="31F6DC8B" w:rsidR="00354541" w:rsidRPr="00E57B10" w:rsidRDefault="00354541" w:rsidP="00354541">
      <w:r w:rsidRPr="00E57B10">
        <w:t>-algorithms</w:t>
      </w:r>
    </w:p>
    <w:p w14:paraId="0035FB50" w14:textId="667787FA" w:rsidR="00354541" w:rsidRPr="00354541" w:rsidRDefault="00354541" w:rsidP="00354541">
      <w:r>
        <w:t>-comparison of algorithms</w:t>
      </w:r>
    </w:p>
    <w:p w14:paraId="17B3A1E8" w14:textId="77777777" w:rsidR="00354541" w:rsidRPr="00354541" w:rsidRDefault="00354541" w:rsidP="00354541"/>
    <w:p w14:paraId="2A6AB017" w14:textId="77777777" w:rsidR="00592B78" w:rsidRPr="00592B78" w:rsidRDefault="00592B78" w:rsidP="00592B78"/>
    <w:p w14:paraId="63023081" w14:textId="77777777" w:rsidR="00CF6B00" w:rsidRPr="007032FF" w:rsidRDefault="00CF6B00" w:rsidP="00CF6B00">
      <w:pPr>
        <w:pStyle w:val="Heading1"/>
        <w:numPr>
          <w:ilvl w:val="0"/>
          <w:numId w:val="0"/>
        </w:numPr>
        <w:ind w:left="360" w:hanging="360"/>
        <w:rPr>
          <w:color w:val="000000" w:themeColor="text1"/>
        </w:rPr>
      </w:pPr>
      <w:bookmarkStart w:id="1128" w:name="_Toc392095812"/>
      <w:r w:rsidRPr="007032FF">
        <w:rPr>
          <w:color w:val="000000" w:themeColor="text1"/>
        </w:rPr>
        <w:t>CHAPTER 3</w:t>
      </w:r>
      <w:bookmarkEnd w:id="1128"/>
    </w:p>
    <w:p w14:paraId="660B9F73" w14:textId="77777777" w:rsidR="004E5152" w:rsidRDefault="004E5152" w:rsidP="00650F78">
      <w:pPr>
        <w:pStyle w:val="Heading1"/>
        <w:rPr>
          <w:ins w:id="1129" w:author="clifford beta" w:date="2018-02-06T11:02:00Z"/>
        </w:rPr>
      </w:pPr>
      <w:bookmarkStart w:id="1130" w:name="_Toc392095813"/>
      <w:r w:rsidRPr="007032FF">
        <w:t>METHODOLOGY</w:t>
      </w:r>
      <w:bookmarkEnd w:id="1130"/>
    </w:p>
    <w:p w14:paraId="7F0ED08F" w14:textId="77777777" w:rsidR="00F9261D" w:rsidRPr="00F9261D" w:rsidRDefault="00F9261D">
      <w:pPr>
        <w:pPrChange w:id="1131"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32" w:name="_Toc392095814"/>
      <w:r w:rsidRPr="007032FF">
        <w:rPr>
          <w:color w:val="000000" w:themeColor="text1"/>
        </w:rPr>
        <w:t>CHAPTER 4</w:t>
      </w:r>
      <w:bookmarkEnd w:id="1132"/>
    </w:p>
    <w:p w14:paraId="442B2F1C" w14:textId="77777777" w:rsidR="00AA4C88" w:rsidRPr="007032FF" w:rsidRDefault="00E232CA" w:rsidP="00650F78">
      <w:pPr>
        <w:pStyle w:val="Heading1"/>
      </w:pPr>
      <w:bookmarkStart w:id="1133" w:name="_Toc392095815"/>
      <w:r w:rsidRPr="007032FF">
        <w:t>EXPECTED RESULTS</w:t>
      </w:r>
      <w:bookmarkEnd w:id="1133"/>
    </w:p>
    <w:p w14:paraId="47BB1725" w14:textId="77777777" w:rsidR="00E232CA" w:rsidRPr="007032FF" w:rsidRDefault="00E232CA" w:rsidP="00F93562">
      <w:pPr>
        <w:pStyle w:val="Heading1"/>
        <w:numPr>
          <w:ilvl w:val="0"/>
          <w:numId w:val="0"/>
        </w:numPr>
        <w:ind w:left="360" w:hanging="360"/>
        <w:rPr>
          <w:color w:val="000000" w:themeColor="text1"/>
        </w:rPr>
      </w:pPr>
      <w:bookmarkStart w:id="1134" w:name="_Toc392095816"/>
      <w:r w:rsidRPr="007032FF">
        <w:rPr>
          <w:color w:val="000000" w:themeColor="text1"/>
        </w:rPr>
        <w:t>BUDGET</w:t>
      </w:r>
      <w:bookmarkEnd w:id="1134"/>
    </w:p>
    <w:tbl>
      <w:tblPr>
        <w:tblW w:w="6660" w:type="dxa"/>
        <w:tblInd w:w="198" w:type="dxa"/>
        <w:tblLook w:val="04A0" w:firstRow="1" w:lastRow="0" w:firstColumn="1" w:lastColumn="0" w:noHBand="0" w:noVBand="1"/>
        <w:tblPrChange w:id="1135" w:author="Kerry Anne" w:date="2018-02-06T12:25:00Z">
          <w:tblPr>
            <w:tblW w:w="6660" w:type="dxa"/>
            <w:tblInd w:w="198" w:type="dxa"/>
            <w:tblLook w:val="04A0" w:firstRow="1" w:lastRow="0" w:firstColumn="1" w:lastColumn="0" w:noHBand="0" w:noVBand="1"/>
          </w:tblPr>
        </w:tblPrChange>
      </w:tblPr>
      <w:tblGrid>
        <w:gridCol w:w="4900"/>
        <w:gridCol w:w="1760"/>
        <w:tblGridChange w:id="1136">
          <w:tblGrid>
            <w:gridCol w:w="4900"/>
            <w:gridCol w:w="1760"/>
          </w:tblGrid>
        </w:tblGridChange>
      </w:tblGrid>
      <w:tr w:rsidR="009B15CE" w:rsidRPr="00BF5CF7" w14:paraId="463B495E" w14:textId="77777777" w:rsidTr="33E896B6">
        <w:trPr>
          <w:trHeight w:val="330"/>
          <w:trPrChange w:id="1137"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38"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39"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40"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1"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2"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43"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4"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5"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46"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7"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8"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49"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0"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1"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52"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3"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4"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55" w:name="_Toc392095817"/>
      <w:r w:rsidRPr="007032FF">
        <w:rPr>
          <w:color w:val="000000" w:themeColor="text1"/>
        </w:rPr>
        <w:t>WORKING SCHEDULE</w:t>
      </w:r>
      <w:bookmarkEnd w:id="1155"/>
    </w:p>
    <w:tbl>
      <w:tblPr>
        <w:tblStyle w:val="TableGrid"/>
        <w:tblW w:w="9348" w:type="dxa"/>
        <w:tblLook w:val="04A0" w:firstRow="1" w:lastRow="0" w:firstColumn="1" w:lastColumn="0" w:noHBand="0" w:noVBand="1"/>
        <w:tblPrChange w:id="1156"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57">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158" w:author="clifford beta" w:date="2018-02-06T15:58:00Z">
            <w:trPr>
              <w:gridAfter w:val="0"/>
              <w:trHeight w:val="786"/>
            </w:trPr>
          </w:trPrChange>
        </w:trPr>
        <w:tc>
          <w:tcPr>
            <w:tcW w:w="3006" w:type="dxa"/>
            <w:vMerge w:val="restart"/>
            <w:noWrap/>
            <w:hideMark/>
            <w:tcPrChange w:id="1159"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60" w:author="clifford beta" w:date="2018-02-06T15:58:00Z">
              <w:tcPr>
                <w:tcW w:w="6342" w:type="dxa"/>
                <w:gridSpan w:val="10"/>
                <w:noWrap/>
                <w:hideMark/>
              </w:tcPr>
            </w:tcPrChange>
          </w:tcPr>
          <w:p w14:paraId="5F90C6C1" w14:textId="4ACB6980" w:rsidR="00EF22CA" w:rsidRPr="00327FFD" w:rsidRDefault="00EF22CA" w:rsidP="00701491">
            <w:pPr>
              <w:spacing w:after="200" w:line="480" w:lineRule="auto"/>
            </w:pPr>
            <w:r w:rsidRPr="00327FFD">
              <w:t>TIME (MONTHS) MAY 201</w:t>
            </w:r>
            <w:del w:id="1161" w:author="Kerry Anne" w:date="2018-02-06T12:11:00Z">
              <w:r w:rsidRPr="00327FFD">
                <w:delText>4</w:delText>
              </w:r>
            </w:del>
            <w:r w:rsidRPr="00327FFD">
              <w:t>-DECEMBER 2014</w:t>
            </w:r>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62"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63"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64"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65"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66"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67"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68" w:author="Kerry Anne" w:date="2018-02-06T12:50:00Z">
              <w:r w:rsidRPr="00327FFD">
                <w:t>MA</w:t>
              </w:r>
            </w:ins>
            <w:ins w:id="1169"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70" w:author="Kerry Anne" w:date="2018-02-06T12:25:00Z">
              <w:r w:rsidRPr="00327FFD" w:rsidDel="33E896B6">
                <w:delText>DEC</w:delText>
              </w:r>
            </w:del>
            <w:ins w:id="1171"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4803EA">
        <w:trPr>
          <w:trHeight w:val="600"/>
        </w:trPr>
        <w:tc>
          <w:tcPr>
            <w:tcW w:w="3006" w:type="dxa"/>
            <w:hideMark/>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000000" w:themeFill="text1"/>
            <w:noWrap/>
            <w:hideMark/>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92BD4C7"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018EB741"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B18EDBC" w14:textId="77777777" w:rsidR="00EF22CA" w:rsidRPr="00327FFD" w:rsidRDefault="00EF22CA" w:rsidP="00701491">
            <w:pPr>
              <w:spacing w:after="200" w:line="480" w:lineRule="auto"/>
            </w:pPr>
            <w:r w:rsidRPr="00327FFD">
              <w:t> </w:t>
            </w:r>
          </w:p>
        </w:tc>
        <w:tc>
          <w:tcPr>
            <w:tcW w:w="818" w:type="dxa"/>
            <w:shd w:val="clear" w:color="auto" w:fill="000000" w:themeFill="text1"/>
          </w:tcPr>
          <w:p w14:paraId="7D8B3BD3" w14:textId="77777777" w:rsidR="00EF22CA" w:rsidRPr="00327FFD" w:rsidRDefault="00EF22CA" w:rsidP="00701491">
            <w:pPr>
              <w:spacing w:after="200" w:line="480" w:lineRule="auto"/>
              <w:rPr>
                <w:ins w:id="1172" w:author="Clifford Wilson Beta" w:date="2018-02-06T15:39:00Z"/>
              </w:rPr>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73" w:author="Clifford Wilson Beta" w:date="2018-02-06T15:39:00Z"/>
              </w:rPr>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lastRenderedPageBreak/>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174"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175"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176"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177"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178"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178"/>
        </w:p>
        <w:p w14:paraId="57381361" w14:textId="5FB59E15" w:rsidR="00F55C38" w:rsidRDefault="00A10C9D" w:rsidP="00F55C38">
          <w:pPr>
            <w:pStyle w:val="Bibliography"/>
            <w:ind w:left="720" w:hanging="720"/>
            <w:rPr>
              <w:ins w:id="1179"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pPr>
            <w:rPr>
              <w:rPrChange w:id="1180" w:author="clifford beta" w:date="2018-01-08T15:16:00Z">
                <w:rPr>
                  <w:noProof/>
                </w:rPr>
              </w:rPrChange>
            </w:rPr>
            <w:pPrChange w:id="1181" w:author="clifford beta" w:date="2018-01-08T15:16:00Z">
              <w:pPr>
                <w:pStyle w:val="Bibliography"/>
                <w:ind w:left="720" w:hanging="720"/>
              </w:pPr>
            </w:pPrChange>
          </w:pPr>
          <w:ins w:id="1182"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183" w:author="clifford beta" w:date="2018-01-08T15:30:00Z"/>
              <w:rFonts w:eastAsia="Times New Roman"/>
              <w:rPrChange w:id="1184" w:author="clifford beta" w:date="2018-01-08T15:30:00Z">
                <w:rPr>
                  <w:ins w:id="1185" w:author="clifford beta" w:date="2018-01-08T15:30:00Z"/>
                </w:rPr>
              </w:rPrChange>
            </w:rPr>
          </w:pPr>
          <w:r w:rsidRPr="007032FF">
            <w:fldChar w:fldCharType="end"/>
          </w:r>
          <w:ins w:id="1186"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proofErr w:type="spellStart"/>
            <w:r w:rsidR="00372DF4" w:rsidRPr="00372DF4">
              <w:rPr>
                <w:rFonts w:eastAsia="Times New Roman"/>
                <w:color w:val="000000"/>
                <w:bdr w:val="none" w:sz="0" w:space="0" w:color="auto" w:frame="1"/>
                <w:shd w:val="clear" w:color="auto" w:fill="F1F1F1"/>
                <w:rPrChange w:id="1187" w:author="clifford beta" w:date="2018-01-08T15:22:00Z">
                  <w:rPr>
                    <w:rFonts w:ascii="Georgia" w:eastAsia="Times New Roman" w:hAnsi="Georgia"/>
                    <w:color w:val="000000"/>
                    <w:sz w:val="153"/>
                    <w:szCs w:val="153"/>
                    <w:bdr w:val="none" w:sz="0" w:space="0" w:color="auto" w:frame="1"/>
                    <w:shd w:val="clear" w:color="auto" w:fill="F1F1F1"/>
                  </w:rPr>
                </w:rPrChange>
              </w:rPr>
              <w:t>Ziebart</w:t>
            </w:r>
            <w:proofErr w:type="spellEnd"/>
            <w:r w:rsidR="00372DF4" w:rsidRPr="00372DF4">
              <w:rPr>
                <w:rFonts w:eastAsia="Times New Roman"/>
                <w:color w:val="000000"/>
                <w:bdr w:val="none" w:sz="0" w:space="0" w:color="auto" w:frame="1"/>
                <w:shd w:val="clear" w:color="auto" w:fill="F1F1F1"/>
                <w:rPrChange w:id="1188" w:author="clifford beta" w:date="2018-01-08T15:22:00Z">
                  <w:rPr>
                    <w:rFonts w:ascii="Georgia" w:eastAsia="Times New Roman" w:hAnsi="Georgia"/>
                    <w:color w:val="000000"/>
                    <w:sz w:val="153"/>
                    <w:szCs w:val="153"/>
                    <w:bdr w:val="none" w:sz="0" w:space="0" w:color="auto" w:frame="1"/>
                    <w:shd w:val="clear" w:color="auto" w:fill="F1F1F1"/>
                  </w:rPr>
                </w:rPrChange>
              </w:rPr>
              <w:t xml:space="preserve">, B.D., Maas, A.L., </w:t>
            </w:r>
            <w:proofErr w:type="spellStart"/>
            <w:r w:rsidR="00372DF4" w:rsidRPr="00372DF4">
              <w:rPr>
                <w:rFonts w:eastAsia="Times New Roman"/>
                <w:color w:val="000000"/>
                <w:bdr w:val="none" w:sz="0" w:space="0" w:color="auto" w:frame="1"/>
                <w:shd w:val="clear" w:color="auto" w:fill="F1F1F1"/>
                <w:rPrChange w:id="1189" w:author="clifford beta" w:date="2018-01-08T15:22:00Z">
                  <w:rPr>
                    <w:rFonts w:ascii="Georgia" w:eastAsia="Times New Roman" w:hAnsi="Georgia"/>
                    <w:color w:val="000000"/>
                    <w:sz w:val="153"/>
                    <w:szCs w:val="153"/>
                    <w:bdr w:val="none" w:sz="0" w:space="0" w:color="auto" w:frame="1"/>
                    <w:shd w:val="clear" w:color="auto" w:fill="F1F1F1"/>
                  </w:rPr>
                </w:rPrChange>
              </w:rPr>
              <w:t>Dey</w:t>
            </w:r>
            <w:proofErr w:type="spellEnd"/>
            <w:r w:rsidR="00372DF4" w:rsidRPr="00372DF4">
              <w:rPr>
                <w:rFonts w:eastAsia="Times New Roman"/>
                <w:color w:val="000000"/>
                <w:bdr w:val="none" w:sz="0" w:space="0" w:color="auto" w:frame="1"/>
                <w:shd w:val="clear" w:color="auto" w:fill="F1F1F1"/>
                <w:rPrChange w:id="119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A.K., </w:t>
            </w:r>
            <w:proofErr w:type="spellStart"/>
            <w:r w:rsidR="00372DF4" w:rsidRPr="00372DF4">
              <w:rPr>
                <w:rFonts w:eastAsia="Times New Roman"/>
                <w:color w:val="000000"/>
                <w:bdr w:val="none" w:sz="0" w:space="0" w:color="auto" w:frame="1"/>
                <w:shd w:val="clear" w:color="auto" w:fill="F1F1F1"/>
                <w:rPrChange w:id="1191" w:author="clifford beta" w:date="2018-01-08T15:22:00Z">
                  <w:rPr>
                    <w:rFonts w:ascii="Georgia" w:eastAsia="Times New Roman" w:hAnsi="Georgia"/>
                    <w:color w:val="000000"/>
                    <w:sz w:val="153"/>
                    <w:szCs w:val="153"/>
                    <w:bdr w:val="none" w:sz="0" w:space="0" w:color="auto" w:frame="1"/>
                    <w:shd w:val="clear" w:color="auto" w:fill="F1F1F1"/>
                  </w:rPr>
                </w:rPrChange>
              </w:rPr>
              <w:t>Bagnell</w:t>
            </w:r>
            <w:proofErr w:type="spellEnd"/>
            <w:r w:rsidR="00372DF4" w:rsidRPr="00372DF4">
              <w:rPr>
                <w:rFonts w:eastAsia="Times New Roman"/>
                <w:color w:val="000000"/>
                <w:bdr w:val="none" w:sz="0" w:space="0" w:color="auto" w:frame="1"/>
                <w:shd w:val="clear" w:color="auto" w:fill="F1F1F1"/>
                <w:rPrChange w:id="1192" w:author="clifford beta" w:date="2018-01-08T15:22:00Z">
                  <w:rPr>
                    <w:rFonts w:ascii="Georgia" w:eastAsia="Times New Roman" w:hAnsi="Georgia"/>
                    <w:color w:val="000000"/>
                    <w:sz w:val="153"/>
                    <w:szCs w:val="153"/>
                    <w:bdr w:val="none" w:sz="0" w:space="0" w:color="auto" w:frame="1"/>
                    <w:shd w:val="clear" w:color="auto" w:fill="F1F1F1"/>
                  </w:rPr>
                </w:rPrChange>
              </w:rPr>
              <w:t xml:space="preserve">, </w:t>
            </w:r>
            <w:proofErr w:type="gramStart"/>
            <w:r w:rsidR="00372DF4" w:rsidRPr="00372DF4">
              <w:rPr>
                <w:rFonts w:eastAsia="Times New Roman"/>
                <w:color w:val="000000"/>
                <w:bdr w:val="none" w:sz="0" w:space="0" w:color="auto" w:frame="1"/>
                <w:shd w:val="clear" w:color="auto" w:fill="F1F1F1"/>
                <w:rPrChange w:id="1193" w:author="clifford beta" w:date="2018-01-08T15:22:00Z">
                  <w:rPr>
                    <w:rFonts w:ascii="Georgia" w:eastAsia="Times New Roman" w:hAnsi="Georgia"/>
                    <w:color w:val="000000"/>
                    <w:sz w:val="153"/>
                    <w:szCs w:val="153"/>
                    <w:bdr w:val="none" w:sz="0" w:space="0" w:color="auto" w:frame="1"/>
                    <w:shd w:val="clear" w:color="auto" w:fill="F1F1F1"/>
                  </w:rPr>
                </w:rPrChange>
              </w:rPr>
              <w:t>J.A</w:t>
            </w:r>
            <w:proofErr w:type="gramEnd"/>
            <w:r w:rsidR="00372DF4" w:rsidRPr="00372DF4">
              <w:rPr>
                <w:rFonts w:eastAsia="Times New Roman"/>
                <w:color w:val="000000"/>
                <w:bdr w:val="none" w:sz="0" w:space="0" w:color="auto" w:frame="1"/>
                <w:shd w:val="clear" w:color="auto" w:fill="F1F1F1"/>
                <w:rPrChange w:id="1194" w:author="clifford beta" w:date="2018-01-08T15:22:00Z">
                  <w:rPr>
                    <w:rFonts w:ascii="Georgia" w:eastAsia="Times New Roman" w:hAnsi="Georgia"/>
                    <w:color w:val="000000"/>
                    <w:sz w:val="153"/>
                    <w:szCs w:val="153"/>
                    <w:bdr w:val="none" w:sz="0" w:space="0" w:color="auto" w:frame="1"/>
                    <w:shd w:val="clear" w:color="auto" w:fill="F1F1F1"/>
                  </w:rPr>
                </w:rPrChange>
              </w:rPr>
              <w:t xml:space="preserve">.: Navigate Like a Cabbie: </w:t>
            </w:r>
            <w:proofErr w:type="spellStart"/>
            <w:r w:rsidR="00372DF4" w:rsidRPr="00372DF4">
              <w:rPr>
                <w:rFonts w:eastAsia="Times New Roman"/>
                <w:color w:val="000000"/>
                <w:bdr w:val="none" w:sz="0" w:space="0" w:color="auto" w:frame="1"/>
                <w:shd w:val="clear" w:color="auto" w:fill="F1F1F1"/>
                <w:rPrChange w:id="1195" w:author="clifford beta" w:date="2018-01-08T15:22:00Z">
                  <w:rPr>
                    <w:rFonts w:ascii="Georgia" w:eastAsia="Times New Roman" w:hAnsi="Georgia"/>
                    <w:color w:val="000000"/>
                    <w:sz w:val="153"/>
                    <w:szCs w:val="153"/>
                    <w:bdr w:val="none" w:sz="0" w:space="0" w:color="auto" w:frame="1"/>
                    <w:shd w:val="clear" w:color="auto" w:fill="F1F1F1"/>
                  </w:rPr>
                </w:rPrChange>
              </w:rPr>
              <w:t>ProbabilisticReasoning</w:t>
            </w:r>
            <w:proofErr w:type="spellEnd"/>
            <w:r w:rsidR="00372DF4" w:rsidRPr="00372DF4">
              <w:rPr>
                <w:rFonts w:eastAsia="Times New Roman"/>
                <w:color w:val="000000"/>
                <w:bdr w:val="none" w:sz="0" w:space="0" w:color="auto" w:frame="1"/>
                <w:shd w:val="clear" w:color="auto" w:fill="F1F1F1"/>
                <w:rPrChange w:id="1196" w:author="clifford beta" w:date="2018-01-08T15:22:00Z">
                  <w:rPr>
                    <w:rFonts w:ascii="Georgia" w:eastAsia="Times New Roman" w:hAnsi="Georgia"/>
                    <w:color w:val="000000"/>
                    <w:sz w:val="153"/>
                    <w:szCs w:val="153"/>
                    <w:bdr w:val="none" w:sz="0" w:space="0" w:color="auto" w:frame="1"/>
                    <w:shd w:val="clear" w:color="auto" w:fill="F1F1F1"/>
                  </w:rPr>
                </w:rPrChange>
              </w:rPr>
              <w:t xml:space="preserve"> from Observed Context-Aware Behavior. In: </w:t>
            </w:r>
            <w:proofErr w:type="spellStart"/>
            <w:r w:rsidR="00372DF4" w:rsidRPr="00372DF4">
              <w:rPr>
                <w:rFonts w:eastAsia="Times New Roman"/>
                <w:color w:val="000000"/>
                <w:bdr w:val="none" w:sz="0" w:space="0" w:color="auto" w:frame="1"/>
                <w:shd w:val="clear" w:color="auto" w:fill="F1F1F1"/>
                <w:rPrChange w:id="1197" w:author="clifford beta" w:date="2018-01-08T15:22:00Z">
                  <w:rPr>
                    <w:rFonts w:ascii="Georgia" w:eastAsia="Times New Roman" w:hAnsi="Georgia"/>
                    <w:color w:val="000000"/>
                    <w:sz w:val="153"/>
                    <w:szCs w:val="153"/>
                    <w:bdr w:val="none" w:sz="0" w:space="0" w:color="auto" w:frame="1"/>
                    <w:shd w:val="clear" w:color="auto" w:fill="F1F1F1"/>
                  </w:rPr>
                </w:rPrChange>
              </w:rPr>
              <w:t>UbiComp</w:t>
            </w:r>
            <w:proofErr w:type="spellEnd"/>
            <w:r w:rsidR="00372DF4" w:rsidRPr="00372DF4">
              <w:rPr>
                <w:rFonts w:eastAsia="Times New Roman"/>
                <w:color w:val="000000"/>
                <w:bdr w:val="none" w:sz="0" w:space="0" w:color="auto" w:frame="1"/>
                <w:shd w:val="clear" w:color="auto" w:fill="F1F1F1"/>
                <w:rPrChange w:id="1198" w:author="clifford beta" w:date="2018-01-08T15:22:00Z">
                  <w:rPr>
                    <w:rFonts w:ascii="Georgia" w:eastAsia="Times New Roman" w:hAnsi="Georgia"/>
                    <w:color w:val="000000"/>
                    <w:sz w:val="153"/>
                    <w:szCs w:val="153"/>
                    <w:bdr w:val="none" w:sz="0" w:space="0" w:color="auto" w:frame="1"/>
                    <w:shd w:val="clear" w:color="auto" w:fill="F1F1F1"/>
                  </w:rPr>
                </w:rPrChange>
              </w:rPr>
              <w:t xml:space="preserve"> 2008 Proceedings </w:t>
            </w:r>
            <w:proofErr w:type="spellStart"/>
            <w:r w:rsidR="00372DF4" w:rsidRPr="00372DF4">
              <w:rPr>
                <w:rFonts w:eastAsia="Times New Roman"/>
                <w:color w:val="000000"/>
                <w:bdr w:val="none" w:sz="0" w:space="0" w:color="auto" w:frame="1"/>
                <w:shd w:val="clear" w:color="auto" w:fill="F1F1F1"/>
                <w:rPrChange w:id="1199" w:author="clifford beta" w:date="2018-01-08T15:22:00Z">
                  <w:rPr>
                    <w:rFonts w:ascii="Georgia" w:eastAsia="Times New Roman" w:hAnsi="Georgia"/>
                    <w:color w:val="000000"/>
                    <w:sz w:val="153"/>
                    <w:szCs w:val="153"/>
                    <w:bdr w:val="none" w:sz="0" w:space="0" w:color="auto" w:frame="1"/>
                    <w:shd w:val="clear" w:color="auto" w:fill="F1F1F1"/>
                  </w:rPr>
                </w:rPrChange>
              </w:rPr>
              <w:t>ofthe</w:t>
            </w:r>
            <w:proofErr w:type="spellEnd"/>
            <w:r w:rsidR="00372DF4" w:rsidRPr="00372DF4">
              <w:rPr>
                <w:rFonts w:eastAsia="Times New Roman"/>
                <w:color w:val="000000"/>
                <w:bdr w:val="none" w:sz="0" w:space="0" w:color="auto" w:frame="1"/>
                <w:shd w:val="clear" w:color="auto" w:fill="F1F1F1"/>
                <w:rPrChange w:id="120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201" w:author="Guest User" w:date="2018-02-06T13:51:00Z">
                <w:rPr>
                  <w:rFonts w:eastAsia="Times New Roman"/>
                  <w:color w:val="000000"/>
                  <w:bdr w:val="none" w:sz="0" w:space="0" w:color="auto" w:frame="1"/>
                  <w:shd w:val="clear" w:color="auto" w:fill="F1F1F1"/>
                </w:rPr>
              </w:rPrChange>
            </w:rPr>
            <w:pPrChange w:id="1202" w:author="clifford beta" w:date="2018-01-08T15:30:00Z">
              <w:pPr/>
            </w:pPrChange>
          </w:pPr>
          <w:ins w:id="1203" w:author="clifford beta" w:date="2018-01-08T15:30:00Z">
            <w:r w:rsidRPr="00B42AA2">
              <w:rPr>
                <w:rFonts w:eastAsia="Times New Roman"/>
                <w:color w:val="000000"/>
                <w:bdr w:val="none" w:sz="0" w:space="0" w:color="auto" w:frame="1"/>
                <w:shd w:val="clear" w:color="auto" w:fill="F1F1F1"/>
                <w:rPrChange w:id="1204"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w:t>
            </w:r>
            <w:proofErr w:type="spellStart"/>
            <w:r w:rsidRPr="00B42AA2">
              <w:rPr>
                <w:rFonts w:eastAsia="Times New Roman"/>
                <w:color w:val="000000"/>
                <w:bdr w:val="none" w:sz="0" w:space="0" w:color="auto" w:frame="1"/>
                <w:shd w:val="clear" w:color="auto" w:fill="F1F1F1"/>
                <w:rPrChange w:id="1205" w:author="clifford beta" w:date="2018-01-08T15:30:00Z">
                  <w:rPr>
                    <w:rFonts w:ascii="Georgia" w:eastAsia="Times New Roman" w:hAnsi="Georgia"/>
                    <w:color w:val="000000"/>
                    <w:sz w:val="153"/>
                    <w:szCs w:val="153"/>
                    <w:bdr w:val="none" w:sz="0" w:space="0" w:color="auto" w:frame="1"/>
                    <w:shd w:val="clear" w:color="auto" w:fill="F1F1F1"/>
                  </w:rPr>
                </w:rPrChange>
              </w:rPr>
              <w:t>seriesforecasting</w:t>
            </w:r>
            <w:proofErr w:type="spellEnd"/>
            <w:r w:rsidRPr="00B42AA2">
              <w:rPr>
                <w:rFonts w:eastAsia="Times New Roman"/>
                <w:color w:val="000000"/>
                <w:bdr w:val="none" w:sz="0" w:space="0" w:color="auto" w:frame="1"/>
                <w:shd w:val="clear" w:color="auto" w:fill="F1F1F1"/>
                <w:rPrChange w:id="1206" w:author="clifford beta" w:date="2018-01-08T15:30:00Z">
                  <w:rPr>
                    <w:rFonts w:ascii="Georgia" w:eastAsia="Times New Roman" w:hAnsi="Georgia"/>
                    <w:color w:val="000000"/>
                    <w:sz w:val="153"/>
                    <w:szCs w:val="153"/>
                    <w:bdr w:val="none" w:sz="0" w:space="0" w:color="auto" w:frame="1"/>
                    <w:shd w:val="clear" w:color="auto" w:fill="F1F1F1"/>
                  </w:rPr>
                </w:rPrChange>
              </w:rPr>
              <w:t>. European Journal of Operational Research 207(2), 807–816 (2010)</w:t>
            </w:r>
          </w:ins>
        </w:p>
        <w:p w14:paraId="72C2B4E9" w14:textId="71BFE165" w:rsidR="00D379EB" w:rsidRDefault="00D379EB">
          <w:pPr>
            <w:spacing w:line="480" w:lineRule="auto"/>
            <w:rPr>
              <w:ins w:id="1207" w:author="clifford beta" w:date="2018-01-08T15:31:00Z"/>
              <w:rFonts w:eastAsia="Times New Roman"/>
              <w:color w:val="000000"/>
              <w:bdr w:val="none" w:sz="0" w:space="0" w:color="auto" w:frame="1"/>
              <w:shd w:val="clear" w:color="auto" w:fill="F1F1F1"/>
            </w:rPr>
            <w:pPrChange w:id="1208" w:author="clifford beta" w:date="2018-01-08T15:30:00Z">
              <w:pPr/>
            </w:pPrChange>
          </w:pPr>
          <w:ins w:id="1209"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210" w:author="clifford beta" w:date="2018-01-08T15:32:00Z"/>
              <w:rFonts w:eastAsia="Times New Roman"/>
            </w:rPr>
            <w:pPrChange w:id="1211" w:author="clifford beta" w:date="2018-01-08T15:30:00Z">
              <w:pPr/>
            </w:pPrChange>
          </w:pPr>
        </w:p>
        <w:p w14:paraId="4F402687" w14:textId="77777777" w:rsidR="00AE3AD6" w:rsidRPr="00AE3AD6" w:rsidRDefault="00AE3AD6" w:rsidP="00AE3AD6">
          <w:pPr>
            <w:rPr>
              <w:ins w:id="1212" w:author="clifford beta" w:date="2018-01-08T15:35:00Z"/>
              <w:rFonts w:ascii="Times" w:hAnsi="Times"/>
              <w:sz w:val="14"/>
              <w:szCs w:val="14"/>
            </w:rPr>
          </w:pPr>
          <w:proofErr w:type="spellStart"/>
          <w:ins w:id="1213" w:author="clifford beta" w:date="2018-01-08T15:35:00Z">
            <w:r w:rsidRPr="00AE3AD6">
              <w:rPr>
                <w:rFonts w:ascii="Times" w:hAnsi="Times"/>
                <w:sz w:val="14"/>
                <w:szCs w:val="14"/>
              </w:rPr>
              <w:t>Krumm</w:t>
            </w:r>
            <w:proofErr w:type="spellEnd"/>
            <w:r w:rsidRPr="00AE3AD6">
              <w:rPr>
                <w:rFonts w:ascii="Times" w:hAnsi="Times"/>
                <w:sz w:val="14"/>
                <w:szCs w:val="14"/>
              </w:rPr>
              <w:t>, J. 2006. Real time destination prediction based on</w:t>
            </w:r>
          </w:ins>
        </w:p>
        <w:p w14:paraId="6B12EDF9" w14:textId="77777777" w:rsidR="00AE3AD6" w:rsidRPr="00AE3AD6" w:rsidRDefault="00AE3AD6" w:rsidP="00AE3AD6">
          <w:pPr>
            <w:rPr>
              <w:ins w:id="1214" w:author="clifford beta" w:date="2018-01-08T15:35:00Z"/>
              <w:rFonts w:ascii="Times" w:hAnsi="Times"/>
              <w:sz w:val="14"/>
              <w:szCs w:val="14"/>
            </w:rPr>
          </w:pPr>
          <w:proofErr w:type="gramStart"/>
          <w:ins w:id="1215" w:author="clifford beta" w:date="2018-01-08T15:35:00Z">
            <w:r w:rsidRPr="00AE3AD6">
              <w:rPr>
                <w:rFonts w:ascii="Times" w:hAnsi="Times"/>
                <w:sz w:val="14"/>
                <w:szCs w:val="14"/>
              </w:rPr>
              <w:t>efficient</w:t>
            </w:r>
            <w:proofErr w:type="gramEnd"/>
            <w:r w:rsidRPr="00AE3AD6">
              <w:rPr>
                <w:rFonts w:ascii="Times" w:hAnsi="Times"/>
                <w:sz w:val="14"/>
                <w:szCs w:val="14"/>
              </w:rPr>
              <w:t xml:space="preserve"> routes. No. 2006-01-0811. SAE Technical Paper,</w:t>
            </w:r>
          </w:ins>
        </w:p>
        <w:p w14:paraId="50404DA3" w14:textId="77777777" w:rsidR="00AE3AD6" w:rsidRPr="00AE3AD6" w:rsidRDefault="00AE3AD6" w:rsidP="00AE3AD6">
          <w:pPr>
            <w:rPr>
              <w:ins w:id="1216" w:author="clifford beta" w:date="2018-01-08T15:35:00Z"/>
              <w:rFonts w:ascii="Times" w:hAnsi="Times"/>
              <w:sz w:val="14"/>
              <w:szCs w:val="14"/>
            </w:rPr>
          </w:pPr>
          <w:ins w:id="1217" w:author="clifford beta" w:date="2018-01-08T15:35:00Z">
            <w:r w:rsidRPr="00AE3AD6">
              <w:rPr>
                <w:rFonts w:ascii="Times" w:hAnsi="Times"/>
                <w:sz w:val="14"/>
                <w:szCs w:val="14"/>
              </w:rPr>
              <w:t>2006.</w:t>
            </w:r>
          </w:ins>
        </w:p>
        <w:p w14:paraId="46AF0CB5" w14:textId="77777777" w:rsidR="00945C82" w:rsidRDefault="00945C82">
          <w:pPr>
            <w:spacing w:line="480" w:lineRule="auto"/>
            <w:rPr>
              <w:ins w:id="1218" w:author="clifford beta" w:date="2018-02-06T12:16:00Z"/>
              <w:rFonts w:eastAsia="Times New Roman"/>
            </w:rPr>
            <w:pPrChange w:id="1219" w:author="clifford beta" w:date="2018-01-08T15:30:00Z">
              <w:pPr/>
            </w:pPrChange>
          </w:pPr>
        </w:p>
        <w:p w14:paraId="3742389E" w14:textId="7E352401" w:rsidR="00BB78DB" w:rsidRDefault="00BB78DB">
          <w:pPr>
            <w:spacing w:line="480" w:lineRule="auto"/>
            <w:rPr>
              <w:rFonts w:eastAsia="Times New Roman"/>
            </w:rPr>
            <w:pPrChange w:id="1220" w:author="clifford beta" w:date="2018-01-08T15:30:00Z">
              <w:pPr/>
            </w:pPrChange>
          </w:pPr>
          <w:ins w:id="1221" w:author="Clifford Wilson Beta" w:date="2018-02-06T12:16:00Z">
            <w:r>
              <w:rPr>
                <w:rPrChange w:id="1222" w:author="Guest User" w:date="2018-02-06T13:51:00Z">
                  <w:rPr>
                    <w:rFonts w:eastAsia="Times New Roman"/>
                  </w:rPr>
                </w:rPrChange>
              </w:rPr>
              <w:fldChar w:fldCharType="begin"/>
            </w:r>
          </w:ins>
          <w:ins w:id="1223"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24" w:author="Clifford Wilson Beta" w:date="2018-02-06T12:16:00Z">
            <w:r>
              <w:rPr>
                <w:rFonts w:eastAsia="Times New Roman"/>
              </w:rPr>
              <w:fldChar w:fldCharType="separate"/>
            </w:r>
          </w:ins>
          <w:ins w:id="1225" w:author="clifford beta" w:date="2018-02-06T12:16:00Z">
            <w:r w:rsidRPr="00B27C96">
              <w:rPr>
                <w:rStyle w:val="Hyperlink"/>
                <w:rFonts w:eastAsia="Times New Roman"/>
              </w:rPr>
              <w:t>https://arxiv.org/pdf/1606.08365.pdf</w:t>
            </w:r>
          </w:ins>
          <w:ins w:id="1226" w:author="Clifford Wilson Beta" w:date="2018-02-06T12:16:00Z">
            <w:r>
              <w:rPr>
                <w:rFonts w:eastAsia="Times New Roman"/>
              </w:rPr>
              <w:fldChar w:fldCharType="end"/>
            </w:r>
          </w:ins>
          <w:ins w:id="1227" w:author="clifford beta" w:date="2018-02-06T12:16:00Z">
            <w:r>
              <w:rPr>
                <w:rFonts w:eastAsia="Times New Roman"/>
              </w:rPr>
              <w:t xml:space="preserve"> DSRC</w:t>
            </w:r>
          </w:ins>
          <w:ins w:id="1228" w:author="Guest User" w:date="2018-02-06T10:36:00Z">
            <w:r w:rsidR="71280536" w:rsidRPr="71280536">
              <w:rPr>
                <w:rStyle w:val="Hyperlink"/>
                <w:rFonts w:eastAsia="Times New Roman"/>
                <w:rPrChange w:id="1229" w:author="Guest User" w:date="2018-02-06T10:36:00Z">
                  <w:rPr/>
                </w:rPrChange>
              </w:rPr>
              <w:t>https://arxiv.org/pdf/1606.08365.pdf</w:t>
            </w:r>
            <w:r w:rsidR="71280536" w:rsidRPr="71280536">
              <w:rPr>
                <w:rFonts w:eastAsia="Times New Roman"/>
                <w:rPrChange w:id="1230" w:author="Guest User" w:date="2018-02-06T10:36:00Z">
                  <w:rPr/>
                </w:rPrChange>
              </w:rPr>
              <w:t xml:space="preserve"> DSRC</w:t>
            </w:r>
          </w:ins>
          <w:ins w:id="1231" w:author="Kerry Anne" w:date="2018-02-06T12:11:00Z">
            <w:r w:rsidR="47E006DF" w:rsidRPr="47E006DF">
              <w:rPr>
                <w:rStyle w:val="Hyperlink"/>
                <w:rFonts w:eastAsia="Times New Roman"/>
                <w:rPrChange w:id="1232" w:author="Kerry Anne" w:date="2018-02-06T12:11:00Z">
                  <w:rPr/>
                </w:rPrChange>
              </w:rPr>
              <w:t>https://arxiv.org/pdf/1606.08365.pdf</w:t>
            </w:r>
            <w:r w:rsidR="47E006DF" w:rsidRPr="47E006DF">
              <w:rPr>
                <w:rFonts w:eastAsia="Times New Roman"/>
                <w:rPrChange w:id="1233" w:author="Kerry Anne" w:date="2018-02-06T12:11:00Z">
                  <w:rPr/>
                </w:rPrChange>
              </w:rPr>
              <w:t xml:space="preserve"> DSRC</w:t>
            </w:r>
            <w:r w:rsidR="47E006DF" w:rsidRPr="47E006DF">
              <w:rPr>
                <w:rStyle w:val="Hyperlink"/>
                <w:rFonts w:eastAsia="Times New Roman"/>
                <w:rPrChange w:id="1234" w:author="Kerry Anne" w:date="2018-02-06T12:11:00Z">
                  <w:rPr/>
                </w:rPrChange>
              </w:rPr>
              <w:t>https://arxiv.org/pdf/1606.08365.pdf</w:t>
            </w:r>
            <w:r w:rsidR="47E006DF" w:rsidRPr="47E006DF">
              <w:rPr>
                <w:rFonts w:eastAsia="Times New Roman"/>
                <w:rPrChange w:id="1235" w:author="Kerry Anne" w:date="2018-02-06T12:11:00Z">
                  <w:rPr/>
                </w:rPrChange>
              </w:rPr>
              <w:t xml:space="preserve"> </w:t>
            </w:r>
            <w:r w:rsidR="47E006DF" w:rsidRPr="47E006DF">
              <w:rPr>
                <w:rFonts w:eastAsia="Times New Roman"/>
                <w:rPrChange w:id="1236" w:author="Kerry Anne" w:date="2018-02-06T12:11:00Z">
                  <w:rPr/>
                </w:rPrChange>
              </w:rPr>
              <w:lastRenderedPageBreak/>
              <w:t>DSRC</w:t>
            </w:r>
            <w:r w:rsidR="3A2FAD0B" w:rsidRPr="3A2FAD0B">
              <w:rPr>
                <w:rStyle w:val="Hyperlink"/>
                <w:rFonts w:eastAsia="Times New Roman"/>
                <w:rPrChange w:id="1237" w:author="Kerry Anne" w:date="2018-02-06T12:11:00Z">
                  <w:rPr/>
                </w:rPrChange>
              </w:rPr>
              <w:t>https://arxiv.org/pdf/1606.08365.pdf</w:t>
            </w:r>
            <w:r w:rsidR="3A2FAD0B" w:rsidRPr="3A2FAD0B">
              <w:rPr>
                <w:rFonts w:eastAsia="Times New Roman"/>
                <w:rPrChange w:id="1238" w:author="Kerry Anne" w:date="2018-02-06T12:11:00Z">
                  <w:rPr/>
                </w:rPrChange>
              </w:rPr>
              <w:t xml:space="preserve"> DSRC</w:t>
            </w:r>
            <w:r w:rsidR="3A2FAD0B" w:rsidRPr="3A2FAD0B">
              <w:rPr>
                <w:rStyle w:val="Hyperlink"/>
                <w:rFonts w:eastAsia="Times New Roman"/>
                <w:rPrChange w:id="1239" w:author="Kerry Anne" w:date="2018-02-06T12:11:00Z">
                  <w:rPr/>
                </w:rPrChange>
              </w:rPr>
              <w:t>https://arxiv.org/pdf/1606.08365.pdf</w:t>
            </w:r>
            <w:r w:rsidR="3A2FAD0B" w:rsidRPr="3A2FAD0B">
              <w:rPr>
                <w:rFonts w:eastAsia="Times New Roman"/>
                <w:rPrChange w:id="1240" w:author="Kerry Anne" w:date="2018-02-06T12:11:00Z">
                  <w:rPr/>
                </w:rPrChange>
              </w:rPr>
              <w:t xml:space="preserve"> </w:t>
            </w:r>
            <w:bookmarkStart w:id="1241" w:name="_GoBack"/>
            <w:bookmarkEnd w:id="1241"/>
            <w:del w:id="1242" w:author="user" w:date="2018-02-06T16:42:00Z">
              <w:r w:rsidR="3A2FAD0B" w:rsidRPr="3A2FAD0B" w:rsidDel="000E727F">
                <w:rPr>
                  <w:rFonts w:eastAsia="Times New Roman"/>
                  <w:rPrChange w:id="1243" w:author="Kerry Anne" w:date="2018-02-06T12:11:00Z">
                    <w:rPr/>
                  </w:rPrChange>
                </w:rPr>
                <w:delText>DSRC</w:delText>
              </w:r>
              <w:r w:rsidR="3A2FAD0B" w:rsidRPr="3A2FAD0B" w:rsidDel="000E727F">
                <w:rPr>
                  <w:rStyle w:val="Hyperlink"/>
                  <w:rFonts w:eastAsia="Times New Roman"/>
                  <w:rPrChange w:id="1244" w:author="Kerry Anne" w:date="2018-02-06T12:11:00Z">
                    <w:rPr/>
                  </w:rPrChange>
                </w:rPr>
                <w:delText>https://arxiv.org/pdf/1606.08365.pdf</w:delText>
              </w:r>
              <w:r w:rsidR="3A2FAD0B" w:rsidRPr="3A2FAD0B" w:rsidDel="000E727F">
                <w:rPr>
                  <w:rFonts w:eastAsia="Times New Roman"/>
                  <w:rPrChange w:id="1245" w:author="Kerry Anne" w:date="2018-02-06T12:11:00Z">
                    <w:rPr/>
                  </w:rPrChange>
                </w:rPr>
                <w:delText xml:space="preserve"> DSRC</w:delText>
              </w:r>
              <w:r w:rsidR="3A2FAD0B" w:rsidRPr="3A2FAD0B" w:rsidDel="000E727F">
                <w:rPr>
                  <w:rStyle w:val="Hyperlink"/>
                  <w:rFonts w:eastAsia="Times New Roman"/>
                  <w:rPrChange w:id="1246" w:author="Kerry Anne" w:date="2018-02-06T12:11:00Z">
                    <w:rPr/>
                  </w:rPrChange>
                </w:rPr>
                <w:delText>https://arxiv.org/pdf/1606.08365.pdf</w:delText>
              </w:r>
              <w:r w:rsidR="3A2FAD0B" w:rsidRPr="3A2FAD0B" w:rsidDel="000E727F">
                <w:rPr>
                  <w:rFonts w:eastAsia="Times New Roman"/>
                  <w:rPrChange w:id="1247" w:author="Kerry Anne" w:date="2018-02-06T12:11:00Z">
                    <w:rPr/>
                  </w:rPrChange>
                </w:rPr>
                <w:delText xml:space="preserve"> DSRC</w:delText>
              </w:r>
            </w:del>
          </w:ins>
          <w:ins w:id="1248" w:author="Kerry Anne" w:date="2018-02-06T12:51:00Z">
            <w:del w:id="1249" w:author="user" w:date="2018-02-06T16:42:00Z">
              <w:r w:rsidR="33CB9C42" w:rsidRPr="33CB9C42" w:rsidDel="000E727F">
                <w:rPr>
                  <w:rStyle w:val="Hyperlink"/>
                  <w:rFonts w:eastAsia="Times New Roman"/>
                  <w:rPrChange w:id="1250" w:author="Kerry Anne" w:date="2018-02-06T12:51:00Z">
                    <w:rPr/>
                  </w:rPrChange>
                </w:rPr>
                <w:delText>https://arxiv.org/pdf/1606.08365.pdf</w:delText>
              </w:r>
              <w:r w:rsidR="33CB9C42" w:rsidRPr="33CB9C42" w:rsidDel="000E727F">
                <w:rPr>
                  <w:rFonts w:eastAsia="Times New Roman"/>
                  <w:rPrChange w:id="1251" w:author="Kerry Anne" w:date="2018-02-06T12:51:00Z">
                    <w:rPr/>
                  </w:rPrChange>
                </w:rPr>
                <w:delText xml:space="preserve"> DSRC</w:delText>
              </w:r>
              <w:r w:rsidR="33CB9C42" w:rsidRPr="33CB9C42" w:rsidDel="000E727F">
                <w:rPr>
                  <w:rStyle w:val="Hyperlink"/>
                  <w:rFonts w:eastAsia="Times New Roman"/>
                  <w:rPrChange w:id="1252" w:author="Kerry Anne" w:date="2018-02-06T12:51:00Z">
                    <w:rPr/>
                  </w:rPrChange>
                </w:rPr>
                <w:delText>https://arxiv.org/pdf/1606.08365.pdf</w:delText>
              </w:r>
              <w:r w:rsidR="33CB9C42" w:rsidRPr="33CB9C42" w:rsidDel="000E727F">
                <w:rPr>
                  <w:rFonts w:eastAsia="Times New Roman"/>
                  <w:rPrChange w:id="1253" w:author="Kerry Anne" w:date="2018-02-06T12:51:00Z">
                    <w:rPr/>
                  </w:rPrChange>
                </w:rPr>
                <w:delText xml:space="preserve"> DSRC</w:delText>
              </w:r>
              <w:r w:rsidR="33CB9C42" w:rsidRPr="33CB9C42" w:rsidDel="000E727F">
                <w:rPr>
                  <w:rStyle w:val="Hyperlink"/>
                  <w:rFonts w:eastAsia="Times New Roman"/>
                  <w:rPrChange w:id="1254" w:author="Kerry Anne" w:date="2018-02-06T12:51:00Z">
                    <w:rPr/>
                  </w:rPrChange>
                </w:rPr>
                <w:delText>https://arxiv.org/pdf/1606.08365.pdf</w:delText>
              </w:r>
              <w:r w:rsidR="33CB9C42" w:rsidRPr="33CB9C42" w:rsidDel="000E727F">
                <w:rPr>
                  <w:rFonts w:eastAsia="Times New Roman"/>
                  <w:rPrChange w:id="1255" w:author="Kerry Anne" w:date="2018-02-06T12:51:00Z">
                    <w:rPr/>
                  </w:rPrChange>
                </w:rPr>
                <w:delText xml:space="preserve"> DSRC</w:delText>
              </w:r>
              <w:r w:rsidR="33CB9C42" w:rsidRPr="33CB9C42" w:rsidDel="000E727F">
                <w:rPr>
                  <w:rStyle w:val="Hyperlink"/>
                  <w:rFonts w:eastAsia="Times New Roman"/>
                  <w:rPrChange w:id="1256" w:author="Kerry Anne" w:date="2018-02-06T12:51:00Z">
                    <w:rPr/>
                  </w:rPrChange>
                </w:rPr>
                <w:delText>https://arxiv.org/pdf/1606.08365.pdf</w:delText>
              </w:r>
              <w:r w:rsidR="33CB9C42" w:rsidRPr="33CB9C42" w:rsidDel="000E727F">
                <w:rPr>
                  <w:rFonts w:eastAsia="Times New Roman"/>
                  <w:rPrChange w:id="1257" w:author="Kerry Anne" w:date="2018-02-06T12:51:00Z">
                    <w:rPr/>
                  </w:rPrChange>
                </w:rPr>
                <w:delText xml:space="preserve"> DSRC</w:delText>
              </w:r>
              <w:r w:rsidR="33CB9C42" w:rsidRPr="33CB9C42" w:rsidDel="000E727F">
                <w:rPr>
                  <w:rStyle w:val="Hyperlink"/>
                  <w:rFonts w:eastAsia="Times New Roman"/>
                  <w:rPrChange w:id="1258" w:author="Kerry Anne" w:date="2018-02-06T12:51:00Z">
                    <w:rPr/>
                  </w:rPrChange>
                </w:rPr>
                <w:delText>https://arxiv.org/pdf/1606.08365.pdf</w:delText>
              </w:r>
              <w:r w:rsidR="33CB9C42" w:rsidRPr="33CB9C42" w:rsidDel="000E727F">
                <w:rPr>
                  <w:rFonts w:eastAsia="Times New Roman"/>
                  <w:rPrChange w:id="1259" w:author="Kerry Anne" w:date="2018-02-06T12:51:00Z">
                    <w:rPr/>
                  </w:rPrChange>
                </w:rPr>
                <w:delText xml:space="preserve"> DSRC</w:delText>
              </w:r>
              <w:r w:rsidR="33CB9C42" w:rsidRPr="33CB9C42" w:rsidDel="000E727F">
                <w:rPr>
                  <w:rStyle w:val="Hyperlink"/>
                  <w:rFonts w:eastAsia="Times New Roman"/>
                  <w:rPrChange w:id="1260" w:author="Kerry Anne" w:date="2018-02-06T12:51:00Z">
                    <w:rPr/>
                  </w:rPrChange>
                </w:rPr>
                <w:delText>https://arxiv.org/pdf/1606.08365.pdf</w:delText>
              </w:r>
              <w:r w:rsidR="33CB9C42" w:rsidRPr="33CB9C42" w:rsidDel="000E727F">
                <w:rPr>
                  <w:rFonts w:eastAsia="Times New Roman"/>
                  <w:rPrChange w:id="1261" w:author="Kerry Anne" w:date="2018-02-06T12:51:00Z">
                    <w:rPr/>
                  </w:rPrChange>
                </w:rPr>
                <w:delText xml:space="preserve"> DSRC</w:delText>
              </w:r>
              <w:r w:rsidR="33CB9C42" w:rsidRPr="33CB9C42" w:rsidDel="000E727F">
                <w:rPr>
                  <w:rStyle w:val="Hyperlink"/>
                  <w:rFonts w:eastAsia="Times New Roman"/>
                  <w:rPrChange w:id="1262" w:author="Kerry Anne" w:date="2018-02-06T12:51:00Z">
                    <w:rPr/>
                  </w:rPrChange>
                </w:rPr>
                <w:delText>https://arxiv.org/pdf/1606.08365.pdf</w:delText>
              </w:r>
              <w:r w:rsidR="33CB9C42" w:rsidRPr="33CB9C42" w:rsidDel="000E727F">
                <w:rPr>
                  <w:rFonts w:eastAsia="Times New Roman"/>
                  <w:rPrChange w:id="1263" w:author="Kerry Anne" w:date="2018-02-06T12:51:00Z">
                    <w:rPr/>
                  </w:rPrChange>
                </w:rPr>
                <w:delText xml:space="preserve"> DSRC</w:delText>
              </w:r>
              <w:r w:rsidR="33CB9C42" w:rsidRPr="33CB9C42" w:rsidDel="000E727F">
                <w:rPr>
                  <w:rStyle w:val="Hyperlink"/>
                  <w:rFonts w:eastAsia="Times New Roman"/>
                  <w:rPrChange w:id="1264" w:author="Kerry Anne" w:date="2018-02-06T12:51:00Z">
                    <w:rPr/>
                  </w:rPrChange>
                </w:rPr>
                <w:delText>https://arxiv.org/pdf/1606.08365.pdf</w:delText>
              </w:r>
              <w:r w:rsidR="33CB9C42" w:rsidRPr="33CB9C42" w:rsidDel="000E727F">
                <w:rPr>
                  <w:rFonts w:eastAsia="Times New Roman"/>
                  <w:rPrChange w:id="1265" w:author="Kerry Anne" w:date="2018-02-06T12:51:00Z">
                    <w:rPr/>
                  </w:rPrChange>
                </w:rPr>
                <w:delText xml:space="preserve"> </w:delText>
              </w:r>
            </w:del>
          </w:ins>
          <w:ins w:id="1266" w:author="Kerry Anne" w:date="2018-02-06T12:11:00Z">
            <w:del w:id="1267" w:author="user" w:date="2018-02-06T16:42:00Z">
              <w:r w:rsidR="3A2FAD0B" w:rsidRPr="3A2FAD0B" w:rsidDel="000E727F">
                <w:rPr>
                  <w:rFonts w:eastAsia="Times New Roman"/>
                  <w:rPrChange w:id="1268" w:author="Kerry Anne" w:date="2018-02-06T12:11:00Z">
                    <w:rPr/>
                  </w:rPrChange>
                </w:rPr>
                <w:delText>DSRC</w:delText>
              </w:r>
            </w:del>
          </w:ins>
        </w:p>
        <w:p w14:paraId="7AD3553F" w14:textId="77777777" w:rsidR="00FF748C" w:rsidRPr="00FF748C" w:rsidRDefault="00FF748C" w:rsidP="00FF748C">
          <w:pPr>
            <w:rPr>
              <w:ins w:id="1269" w:author="clifford beta" w:date="2018-02-06T15:14:00Z"/>
              <w:rFonts w:ascii="Helvetica" w:hAnsi="Helvetica"/>
              <w:sz w:val="17"/>
              <w:szCs w:val="17"/>
            </w:rPr>
          </w:pPr>
          <w:proofErr w:type="spellStart"/>
          <w:ins w:id="1270" w:author="clifford beta" w:date="2018-02-06T15:14:00Z">
            <w:r w:rsidRPr="00FF748C">
              <w:rPr>
                <w:rFonts w:ascii="Helvetica" w:hAnsi="Helvetica"/>
                <w:sz w:val="17"/>
                <w:szCs w:val="17"/>
              </w:rPr>
              <w:t>Monzingo</w:t>
            </w:r>
            <w:proofErr w:type="spellEnd"/>
            <w:r w:rsidRPr="00FF748C">
              <w:rPr>
                <w:rFonts w:ascii="Helvetica" w:hAnsi="Helvetica"/>
                <w:sz w:val="17"/>
                <w:szCs w:val="17"/>
              </w:rPr>
              <w:t xml:space="preserve">, R., and T. Miller, Introduction to Adaptive Arrays, Wiley </w:t>
            </w:r>
            <w:proofErr w:type="spellStart"/>
            <w:r w:rsidRPr="00FF748C">
              <w:rPr>
                <w:rFonts w:ascii="Helvetica" w:hAnsi="Helvetica"/>
                <w:sz w:val="17"/>
                <w:szCs w:val="17"/>
              </w:rPr>
              <w:t>Interscience</w:t>
            </w:r>
            <w:proofErr w:type="spellEnd"/>
            <w:r w:rsidRPr="00FF748C">
              <w:rPr>
                <w:rFonts w:ascii="Helvetica" w:hAnsi="Helvetica"/>
                <w:sz w:val="17"/>
                <w:szCs w:val="17"/>
              </w:rPr>
              <w:t>, John Wiley &amp; Sons, New York,</w:t>
            </w:r>
          </w:ins>
        </w:p>
        <w:p w14:paraId="187A3BC3" w14:textId="77777777" w:rsidR="00FF748C" w:rsidRPr="00FF748C" w:rsidRDefault="00FF748C" w:rsidP="00FF748C">
          <w:pPr>
            <w:rPr>
              <w:ins w:id="1271" w:author="clifford beta" w:date="2018-02-06T15:14:00Z"/>
              <w:rFonts w:ascii="Helvetica" w:hAnsi="Helvetica"/>
              <w:sz w:val="17"/>
              <w:szCs w:val="17"/>
            </w:rPr>
          </w:pPr>
          <w:ins w:id="1272"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273" w:author="clifford beta" w:date="2018-01-08T15:30:00Z"/>
              <w:rFonts w:eastAsia="Times New Roman"/>
            </w:rPr>
            <w:pPrChange w:id="1274" w:author="clifford beta" w:date="2018-01-08T15:30:00Z">
              <w:pPr/>
            </w:pPrChange>
          </w:pPr>
        </w:p>
        <w:p w14:paraId="2F880900" w14:textId="77777777" w:rsidR="00B1139E" w:rsidRDefault="006E4C59"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FA076" w14:textId="77777777" w:rsidR="006E4C59" w:rsidRDefault="006E4C59" w:rsidP="00F553DA">
      <w:r>
        <w:separator/>
      </w:r>
    </w:p>
    <w:p w14:paraId="642BB451" w14:textId="77777777" w:rsidR="006E4C59" w:rsidRDefault="006E4C59"/>
  </w:endnote>
  <w:endnote w:type="continuationSeparator" w:id="0">
    <w:p w14:paraId="6456C10A" w14:textId="77777777" w:rsidR="006E4C59" w:rsidRDefault="006E4C59" w:rsidP="00F553DA">
      <w:r>
        <w:continuationSeparator/>
      </w:r>
    </w:p>
    <w:p w14:paraId="6F387E90" w14:textId="77777777" w:rsidR="006E4C59" w:rsidRDefault="006E4C59"/>
  </w:endnote>
  <w:endnote w:type="continuationNotice" w:id="1">
    <w:p w14:paraId="1F9C9339" w14:textId="77777777" w:rsidR="006E4C59" w:rsidRDefault="006E4C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EndPr/>
    <w:sdtContent>
      <w:p w14:paraId="5C426FE3" w14:textId="77777777" w:rsidR="00BE153F" w:rsidRDefault="00BE153F">
        <w:pPr>
          <w:pStyle w:val="Footer"/>
          <w:jc w:val="center"/>
        </w:pPr>
        <w:r>
          <w:t>[</w:t>
        </w:r>
        <w:r>
          <w:fldChar w:fldCharType="begin"/>
        </w:r>
        <w:r>
          <w:instrText xml:space="preserve"> PAGE   \* MERGEFORMAT </w:instrText>
        </w:r>
        <w:r>
          <w:fldChar w:fldCharType="separate"/>
        </w:r>
        <w:r w:rsidR="000E727F">
          <w:rPr>
            <w:noProof/>
          </w:rPr>
          <w:t>26</w:t>
        </w:r>
        <w:r>
          <w:rPr>
            <w:noProof/>
          </w:rPr>
          <w:fldChar w:fldCharType="end"/>
        </w:r>
        <w:r>
          <w:t>]</w:t>
        </w:r>
      </w:p>
    </w:sdtContent>
  </w:sdt>
  <w:p w14:paraId="7BCB4A8D" w14:textId="77777777" w:rsidR="00BE153F" w:rsidRDefault="00BE1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53E12" w14:textId="77777777" w:rsidR="006E4C59" w:rsidRDefault="006E4C59" w:rsidP="00F553DA">
      <w:r>
        <w:separator/>
      </w:r>
    </w:p>
    <w:p w14:paraId="60DB22F0" w14:textId="77777777" w:rsidR="006E4C59" w:rsidRDefault="006E4C59"/>
  </w:footnote>
  <w:footnote w:type="continuationSeparator" w:id="0">
    <w:p w14:paraId="6C9001DE" w14:textId="77777777" w:rsidR="006E4C59" w:rsidRDefault="006E4C59" w:rsidP="00F553DA">
      <w:r>
        <w:continuationSeparator/>
      </w:r>
    </w:p>
    <w:p w14:paraId="6BA49C4E" w14:textId="77777777" w:rsidR="006E4C59" w:rsidRDefault="006E4C59"/>
  </w:footnote>
  <w:footnote w:type="continuationNotice" w:id="1">
    <w:p w14:paraId="08E3D714" w14:textId="77777777" w:rsidR="006E4C59" w:rsidRDefault="006E4C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Change w:id="0" w:author="Local Document" w:date="2018-01-08T15:17:00Z">
        <w:pPr>
          <w:keepNext/>
          <w:keepLines/>
          <w:numPr>
            <w:ilvl w:val="2"/>
            <w:numId w:val="22"/>
          </w:numPr>
          <w:spacing w:line="480" w:lineRule="auto"/>
          <w:ind w:left="720" w:hanging="720"/>
          <w:jc w:val="both"/>
          <w:outlineLvl w:val="2"/>
        </w:pPr>
      </w:pPrChange>
    </w:pPr>
    <w:rPr>
      <w:rFonts w:eastAsiaTheme="majorEastAsia" w:cstheme="majorBidi"/>
      <w:b/>
      <w:bCs/>
      <w:color w:val="9BBB59" w:themeColor="accent3"/>
      <w:rPrChange w:id="0" w:author="Local Document" w:date="2018-01-08T15:17:00Z">
        <w:rPr>
          <w:rFonts w:eastAsiaTheme="majorEastAsia" w:cstheme="majorBidi"/>
          <w:b/>
          <w:bCs/>
          <w:color w:val="9BBB59" w:themeColor="accent3"/>
          <w:sz w:val="24"/>
          <w:szCs w:val="24"/>
          <w:lang w:val="en-US" w:eastAsia="en-US" w:bidi="ar-SA"/>
        </w:rPr>
      </w:rPrChange>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BE0861AB-8EB8-4250-B937-13B6C9341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5874</Words>
  <Characters>33486</Characters>
  <Application>Microsoft Office Word</Application>
  <DocSecurity>0</DocSecurity>
  <Lines>279</Lines>
  <Paragraphs>78</Paragraphs>
  <ScaleCrop>false</ScaleCrop>
  <Company>Microsoft</Company>
  <LinksUpToDate>false</LinksUpToDate>
  <CharactersWithSpaces>39282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13</cp:revision>
  <dcterms:created xsi:type="dcterms:W3CDTF">2018-02-06T12:59:00Z</dcterms:created>
  <dcterms:modified xsi:type="dcterms:W3CDTF">2018-02-06T13:42:00Z</dcterms:modified>
</cp:coreProperties>
</file>